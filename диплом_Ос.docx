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olor w:val="auto"/>
          <w:sz w:val="24"/>
          <w:szCs w:val="28"/>
          <w:lang w:eastAsia="ru-RU"/>
          <w:rPrChange w:id="1" w:author="ASD" w:date="2016-05-26T18:30:00Z">
            <w:rPr>
              <w:rFonts w:ascii="Times New Roman" w:hAnsi="Times New Roman"/>
              <w:color w:val="auto"/>
              <w:sz w:val="24"/>
              <w:szCs w:val="28"/>
              <w:lang w:val="ru-RU" w:eastAsia="ru-RU"/>
            </w:rPr>
          </w:rPrChange>
        </w:rPr>
        <w:id w:val="447207363"/>
        <w:docPartObj>
          <w:docPartGallery w:val="Table of Contents"/>
          <w:docPartUnique/>
        </w:docPartObj>
      </w:sdtPr>
      <w:sdtEndPr>
        <w:rPr>
          <w:b/>
          <w:bCs/>
          <w:rPrChange w:id="2" w:author="ASD" w:date="2016-05-26T18:30:00Z">
            <w:rPr/>
          </w:rPrChange>
        </w:rPr>
      </w:sdtEndPr>
      <w:sdtContent>
        <w:p w:rsidR="003C2BB6" w:rsidRPr="00BF72C3" w:rsidRDefault="003C2BB6" w:rsidP="00D902DF">
          <w:pPr>
            <w:pStyle w:val="aff"/>
            <w:spacing w:line="360" w:lineRule="auto"/>
            <w:rPr>
              <w:rFonts w:ascii="Times New Roman" w:hAnsi="Times New Roman"/>
              <w:color w:val="auto"/>
              <w:szCs w:val="28"/>
            </w:rPr>
          </w:pPr>
          <w:r w:rsidRPr="00BF72C3">
            <w:rPr>
              <w:rFonts w:ascii="Times New Roman" w:hAnsi="Times New Roman"/>
              <w:color w:val="auto"/>
              <w:szCs w:val="28"/>
            </w:rPr>
            <w:t>ЗМІСТ</w:t>
          </w:r>
        </w:p>
        <w:p w:rsidR="00D52597" w:rsidRDefault="003C2BB6">
          <w:pPr>
            <w:pStyle w:val="12"/>
            <w:rPr>
              <w:rFonts w:asciiTheme="minorHAnsi" w:eastAsiaTheme="minorEastAsia" w:hAnsiTheme="minorHAnsi" w:cstheme="minorBidi"/>
              <w:sz w:val="22"/>
              <w:szCs w:val="22"/>
            </w:rPr>
          </w:pPr>
          <w:r w:rsidRPr="00BF72C3">
            <w:rPr>
              <w:lang w:val="uk-UA" w:eastAsia="en-US"/>
            </w:rPr>
            <w:fldChar w:fldCharType="begin"/>
          </w:r>
          <w:r w:rsidRPr="00127E61">
            <w:rPr>
              <w:lang w:val="uk-UA"/>
              <w:rPrChange w:id="3" w:author="ASD" w:date="2016-05-26T18:30:00Z">
                <w:rPr>
                  <w:lang w:val="uk-UA"/>
                </w:rPr>
              </w:rPrChange>
            </w:rPr>
            <w:instrText xml:space="preserve"> TOC \o "1-3" \h \z \u </w:instrText>
          </w:r>
          <w:r w:rsidRPr="00127E61">
            <w:rPr>
              <w:lang w:val="uk-UA" w:eastAsia="en-US"/>
              <w:rPrChange w:id="4" w:author="ASD" w:date="2016-05-26T18:30:00Z">
                <w:rPr>
                  <w:lang w:val="uk-UA" w:eastAsia="en-US"/>
                </w:rPr>
              </w:rPrChange>
            </w:rPr>
            <w:fldChar w:fldCharType="separate"/>
          </w:r>
          <w:hyperlink w:anchor="_Toc452065730" w:history="1">
            <w:r w:rsidR="00D52597" w:rsidRPr="00011C0A">
              <w:rPr>
                <w:rStyle w:val="af0"/>
                <w:rFonts w:eastAsiaTheme="majorEastAsia"/>
                <w:lang w:val="uk-UA"/>
              </w:rPr>
              <w:t>ВСТУП</w:t>
            </w:r>
            <w:r w:rsidR="00D52597">
              <w:rPr>
                <w:webHidden/>
              </w:rPr>
              <w:tab/>
            </w:r>
            <w:r w:rsidR="00D52597">
              <w:rPr>
                <w:webHidden/>
              </w:rPr>
              <w:fldChar w:fldCharType="begin"/>
            </w:r>
            <w:r w:rsidR="00D52597">
              <w:rPr>
                <w:webHidden/>
              </w:rPr>
              <w:instrText xml:space="preserve"> PAGEREF _Toc452065730 \h </w:instrText>
            </w:r>
            <w:r w:rsidR="00D52597">
              <w:rPr>
                <w:webHidden/>
              </w:rPr>
            </w:r>
            <w:r w:rsidR="00D52597">
              <w:rPr>
                <w:webHidden/>
              </w:rPr>
              <w:fldChar w:fldCharType="separate"/>
            </w:r>
            <w:r w:rsidR="00D52597">
              <w:rPr>
                <w:webHidden/>
              </w:rPr>
              <w:t>3</w:t>
            </w:r>
            <w:r w:rsidR="00D52597">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31" w:history="1">
            <w:r w:rsidRPr="00011C0A">
              <w:rPr>
                <w:rStyle w:val="af0"/>
                <w:rFonts w:eastAsiaTheme="majorEastAsia"/>
                <w:lang w:val="uk-UA"/>
              </w:rPr>
              <w:t>РОЗДІЛ 1. ДІАГНОСТИКА ВАЖЕОДОСТУПНИХ СЕРЕДОВИЩ</w:t>
            </w:r>
            <w:r>
              <w:rPr>
                <w:webHidden/>
              </w:rPr>
              <w:tab/>
            </w:r>
            <w:r>
              <w:rPr>
                <w:webHidden/>
              </w:rPr>
              <w:fldChar w:fldCharType="begin"/>
            </w:r>
            <w:r>
              <w:rPr>
                <w:webHidden/>
              </w:rPr>
              <w:instrText xml:space="preserve"> PAGEREF _Toc452065731 \h </w:instrText>
            </w:r>
            <w:r>
              <w:rPr>
                <w:webHidden/>
              </w:rPr>
            </w:r>
            <w:r>
              <w:rPr>
                <w:webHidden/>
              </w:rPr>
              <w:fldChar w:fldCharType="separate"/>
            </w:r>
            <w:r>
              <w:rPr>
                <w:webHidden/>
              </w:rPr>
              <w:t>4</w:t>
            </w:r>
            <w:r>
              <w:rPr>
                <w:webHidden/>
              </w:rPr>
              <w:fldChar w:fldCharType="end"/>
            </w:r>
          </w:hyperlink>
        </w:p>
        <w:p w:rsidR="00D52597" w:rsidRDefault="00D52597">
          <w:pPr>
            <w:pStyle w:val="26"/>
            <w:tabs>
              <w:tab w:val="left" w:pos="1100"/>
            </w:tabs>
            <w:rPr>
              <w:rFonts w:asciiTheme="minorHAnsi" w:eastAsiaTheme="minorEastAsia" w:hAnsiTheme="minorHAnsi" w:cstheme="minorBidi"/>
              <w:sz w:val="22"/>
              <w:lang w:val="ru-RU" w:eastAsia="ru-RU"/>
            </w:rPr>
          </w:pPr>
          <w:hyperlink w:anchor="_Toc452065732" w:history="1">
            <w:r w:rsidRPr="00011C0A">
              <w:rPr>
                <w:rStyle w:val="af0"/>
              </w:rPr>
              <w:t>1.1.1</w:t>
            </w:r>
            <w:r>
              <w:rPr>
                <w:rFonts w:asciiTheme="minorHAnsi" w:eastAsiaTheme="minorEastAsia" w:hAnsiTheme="minorHAnsi" w:cstheme="minorBidi"/>
                <w:sz w:val="22"/>
                <w:lang w:val="ru-RU" w:eastAsia="ru-RU"/>
              </w:rPr>
              <w:tab/>
            </w:r>
            <w:r w:rsidRPr="00011C0A">
              <w:rPr>
                <w:rStyle w:val="af0"/>
              </w:rPr>
              <w:t>Періоди розвитку ендоскопії</w:t>
            </w:r>
            <w:r>
              <w:rPr>
                <w:webHidden/>
              </w:rPr>
              <w:tab/>
            </w:r>
            <w:r>
              <w:rPr>
                <w:webHidden/>
              </w:rPr>
              <w:fldChar w:fldCharType="begin"/>
            </w:r>
            <w:r>
              <w:rPr>
                <w:webHidden/>
              </w:rPr>
              <w:instrText xml:space="preserve"> PAGEREF _Toc452065732 \h </w:instrText>
            </w:r>
            <w:r>
              <w:rPr>
                <w:webHidden/>
              </w:rPr>
            </w:r>
            <w:r>
              <w:rPr>
                <w:webHidden/>
              </w:rPr>
              <w:fldChar w:fldCharType="separate"/>
            </w:r>
            <w:r>
              <w:rPr>
                <w:webHidden/>
              </w:rPr>
              <w:t>4</w:t>
            </w:r>
            <w:r>
              <w:rPr>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33" w:history="1">
            <w:r w:rsidRPr="00011C0A">
              <w:rPr>
                <w:rStyle w:val="af0"/>
                <w:noProof/>
              </w:rPr>
              <w:t>1.1.1</w:t>
            </w:r>
            <w:r>
              <w:rPr>
                <w:rFonts w:asciiTheme="minorHAnsi" w:eastAsiaTheme="minorEastAsia" w:hAnsiTheme="minorHAnsi" w:cstheme="minorBidi"/>
                <w:noProof/>
                <w:lang w:val="ru-RU" w:eastAsia="ru-RU"/>
              </w:rPr>
              <w:tab/>
            </w:r>
            <w:r w:rsidRPr="00011C0A">
              <w:rPr>
                <w:rStyle w:val="af0"/>
                <w:noProof/>
              </w:rPr>
              <w:t>Ригідний період.</w:t>
            </w:r>
            <w:r>
              <w:rPr>
                <w:noProof/>
                <w:webHidden/>
              </w:rPr>
              <w:tab/>
            </w:r>
            <w:r>
              <w:rPr>
                <w:noProof/>
                <w:webHidden/>
              </w:rPr>
              <w:fldChar w:fldCharType="begin"/>
            </w:r>
            <w:r>
              <w:rPr>
                <w:noProof/>
                <w:webHidden/>
              </w:rPr>
              <w:instrText xml:space="preserve"> PAGEREF _Toc452065733 \h </w:instrText>
            </w:r>
            <w:r>
              <w:rPr>
                <w:noProof/>
                <w:webHidden/>
              </w:rPr>
            </w:r>
            <w:r>
              <w:rPr>
                <w:noProof/>
                <w:webHidden/>
              </w:rPr>
              <w:fldChar w:fldCharType="separate"/>
            </w:r>
            <w:r>
              <w:rPr>
                <w:noProof/>
                <w:webHidden/>
              </w:rPr>
              <w:t>4</w:t>
            </w:r>
            <w:r>
              <w:rPr>
                <w:noProof/>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34" w:history="1">
            <w:r w:rsidRPr="00011C0A">
              <w:rPr>
                <w:rStyle w:val="af0"/>
                <w:noProof/>
              </w:rPr>
              <w:t>1.1.2</w:t>
            </w:r>
            <w:r>
              <w:rPr>
                <w:rFonts w:asciiTheme="minorHAnsi" w:eastAsiaTheme="minorEastAsia" w:hAnsiTheme="minorHAnsi" w:cstheme="minorBidi"/>
                <w:noProof/>
                <w:lang w:val="ru-RU" w:eastAsia="ru-RU"/>
              </w:rPr>
              <w:tab/>
            </w:r>
            <w:r w:rsidRPr="00011C0A">
              <w:rPr>
                <w:rStyle w:val="af0"/>
                <w:noProof/>
              </w:rPr>
              <w:t>Напів гнучкий період</w:t>
            </w:r>
            <w:r>
              <w:rPr>
                <w:noProof/>
                <w:webHidden/>
              </w:rPr>
              <w:tab/>
            </w:r>
            <w:r>
              <w:rPr>
                <w:noProof/>
                <w:webHidden/>
              </w:rPr>
              <w:fldChar w:fldCharType="begin"/>
            </w:r>
            <w:r>
              <w:rPr>
                <w:noProof/>
                <w:webHidden/>
              </w:rPr>
              <w:instrText xml:space="preserve"> PAGEREF _Toc452065734 \h </w:instrText>
            </w:r>
            <w:r>
              <w:rPr>
                <w:noProof/>
                <w:webHidden/>
              </w:rPr>
            </w:r>
            <w:r>
              <w:rPr>
                <w:noProof/>
                <w:webHidden/>
              </w:rPr>
              <w:fldChar w:fldCharType="separate"/>
            </w:r>
            <w:r>
              <w:rPr>
                <w:noProof/>
                <w:webHidden/>
              </w:rPr>
              <w:t>6</w:t>
            </w:r>
            <w:r>
              <w:rPr>
                <w:noProof/>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35" w:history="1">
            <w:r w:rsidRPr="00011C0A">
              <w:rPr>
                <w:rStyle w:val="af0"/>
                <w:noProof/>
              </w:rPr>
              <w:t>1.1.3</w:t>
            </w:r>
            <w:r>
              <w:rPr>
                <w:rFonts w:asciiTheme="minorHAnsi" w:eastAsiaTheme="minorEastAsia" w:hAnsiTheme="minorHAnsi" w:cstheme="minorBidi"/>
                <w:noProof/>
                <w:lang w:val="ru-RU" w:eastAsia="ru-RU"/>
              </w:rPr>
              <w:tab/>
            </w:r>
            <w:r w:rsidRPr="00011C0A">
              <w:rPr>
                <w:rStyle w:val="af0"/>
                <w:noProof/>
              </w:rPr>
              <w:t>Оптоволоконний період</w:t>
            </w:r>
            <w:r>
              <w:rPr>
                <w:noProof/>
                <w:webHidden/>
              </w:rPr>
              <w:tab/>
            </w:r>
            <w:r>
              <w:rPr>
                <w:noProof/>
                <w:webHidden/>
              </w:rPr>
              <w:fldChar w:fldCharType="begin"/>
            </w:r>
            <w:r>
              <w:rPr>
                <w:noProof/>
                <w:webHidden/>
              </w:rPr>
              <w:instrText xml:space="preserve"> PAGEREF _Toc452065735 \h </w:instrText>
            </w:r>
            <w:r>
              <w:rPr>
                <w:noProof/>
                <w:webHidden/>
              </w:rPr>
            </w:r>
            <w:r>
              <w:rPr>
                <w:noProof/>
                <w:webHidden/>
              </w:rPr>
              <w:fldChar w:fldCharType="separate"/>
            </w:r>
            <w:r>
              <w:rPr>
                <w:noProof/>
                <w:webHidden/>
              </w:rPr>
              <w:t>7</w:t>
            </w:r>
            <w:r>
              <w:rPr>
                <w:noProof/>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36" w:history="1">
            <w:r w:rsidRPr="00011C0A">
              <w:rPr>
                <w:rStyle w:val="af0"/>
                <w:noProof/>
              </w:rPr>
              <w:t>1.1.4</w:t>
            </w:r>
            <w:r>
              <w:rPr>
                <w:rFonts w:asciiTheme="minorHAnsi" w:eastAsiaTheme="minorEastAsia" w:hAnsiTheme="minorHAnsi" w:cstheme="minorBidi"/>
                <w:noProof/>
                <w:lang w:val="ru-RU" w:eastAsia="ru-RU"/>
              </w:rPr>
              <w:tab/>
            </w:r>
            <w:r w:rsidRPr="00011C0A">
              <w:rPr>
                <w:rStyle w:val="af0"/>
                <w:noProof/>
              </w:rPr>
              <w:t>Електронний період</w:t>
            </w:r>
            <w:r>
              <w:rPr>
                <w:noProof/>
                <w:webHidden/>
              </w:rPr>
              <w:tab/>
            </w:r>
            <w:r>
              <w:rPr>
                <w:noProof/>
                <w:webHidden/>
              </w:rPr>
              <w:fldChar w:fldCharType="begin"/>
            </w:r>
            <w:r>
              <w:rPr>
                <w:noProof/>
                <w:webHidden/>
              </w:rPr>
              <w:instrText xml:space="preserve"> PAGEREF _Toc452065736 \h </w:instrText>
            </w:r>
            <w:r>
              <w:rPr>
                <w:noProof/>
                <w:webHidden/>
              </w:rPr>
            </w:r>
            <w:r>
              <w:rPr>
                <w:noProof/>
                <w:webHidden/>
              </w:rPr>
              <w:fldChar w:fldCharType="separate"/>
            </w:r>
            <w:r>
              <w:rPr>
                <w:noProof/>
                <w:webHidden/>
              </w:rPr>
              <w:t>7</w:t>
            </w:r>
            <w:r>
              <w:rPr>
                <w:noProof/>
                <w:webHidden/>
              </w:rPr>
              <w:fldChar w:fldCharType="end"/>
            </w:r>
          </w:hyperlink>
        </w:p>
        <w:p w:rsidR="00D52597" w:rsidRDefault="00D52597">
          <w:pPr>
            <w:pStyle w:val="26"/>
            <w:tabs>
              <w:tab w:val="left" w:pos="1100"/>
            </w:tabs>
            <w:rPr>
              <w:rFonts w:asciiTheme="minorHAnsi" w:eastAsiaTheme="minorEastAsia" w:hAnsiTheme="minorHAnsi" w:cstheme="minorBidi"/>
              <w:sz w:val="22"/>
              <w:lang w:val="ru-RU" w:eastAsia="ru-RU"/>
            </w:rPr>
          </w:pPr>
          <w:hyperlink w:anchor="_Toc452065737" w:history="1">
            <w:r w:rsidRPr="00011C0A">
              <w:rPr>
                <w:rStyle w:val="af0"/>
              </w:rPr>
              <w:t>1.1.2</w:t>
            </w:r>
            <w:r>
              <w:rPr>
                <w:rFonts w:asciiTheme="minorHAnsi" w:eastAsiaTheme="minorEastAsia" w:hAnsiTheme="minorHAnsi" w:cstheme="minorBidi"/>
                <w:sz w:val="22"/>
                <w:lang w:val="ru-RU" w:eastAsia="ru-RU"/>
              </w:rPr>
              <w:tab/>
            </w:r>
            <w:r w:rsidRPr="00011C0A">
              <w:rPr>
                <w:rStyle w:val="af0"/>
              </w:rPr>
              <w:t>Застосування в медицині</w:t>
            </w:r>
            <w:r>
              <w:rPr>
                <w:webHidden/>
              </w:rPr>
              <w:tab/>
            </w:r>
            <w:r>
              <w:rPr>
                <w:webHidden/>
              </w:rPr>
              <w:fldChar w:fldCharType="begin"/>
            </w:r>
            <w:r>
              <w:rPr>
                <w:webHidden/>
              </w:rPr>
              <w:instrText xml:space="preserve"> PAGEREF _Toc452065737 \h </w:instrText>
            </w:r>
            <w:r>
              <w:rPr>
                <w:webHidden/>
              </w:rPr>
            </w:r>
            <w:r>
              <w:rPr>
                <w:webHidden/>
              </w:rPr>
              <w:fldChar w:fldCharType="separate"/>
            </w:r>
            <w:r>
              <w:rPr>
                <w:webHidden/>
              </w:rPr>
              <w:t>8</w:t>
            </w:r>
            <w:r>
              <w:rPr>
                <w:webHidden/>
              </w:rPr>
              <w:fldChar w:fldCharType="end"/>
            </w:r>
          </w:hyperlink>
        </w:p>
        <w:p w:rsidR="00D52597" w:rsidRDefault="00D52597">
          <w:pPr>
            <w:pStyle w:val="26"/>
            <w:tabs>
              <w:tab w:val="left" w:pos="1100"/>
            </w:tabs>
            <w:rPr>
              <w:rFonts w:asciiTheme="minorHAnsi" w:eastAsiaTheme="minorEastAsia" w:hAnsiTheme="minorHAnsi" w:cstheme="minorBidi"/>
              <w:sz w:val="22"/>
              <w:lang w:val="ru-RU" w:eastAsia="ru-RU"/>
            </w:rPr>
          </w:pPr>
          <w:hyperlink w:anchor="_Toc452065738" w:history="1">
            <w:r w:rsidRPr="00011C0A">
              <w:rPr>
                <w:rStyle w:val="af0"/>
              </w:rPr>
              <w:t>1.1.3</w:t>
            </w:r>
            <w:r>
              <w:rPr>
                <w:rFonts w:asciiTheme="minorHAnsi" w:eastAsiaTheme="minorEastAsia" w:hAnsiTheme="minorHAnsi" w:cstheme="minorBidi"/>
                <w:sz w:val="22"/>
                <w:lang w:val="ru-RU" w:eastAsia="ru-RU"/>
              </w:rPr>
              <w:tab/>
            </w:r>
            <w:r w:rsidRPr="00011C0A">
              <w:rPr>
                <w:rStyle w:val="af0"/>
              </w:rPr>
              <w:t>Застосування в інших галузях</w:t>
            </w:r>
            <w:r>
              <w:rPr>
                <w:webHidden/>
              </w:rPr>
              <w:tab/>
            </w:r>
            <w:r>
              <w:rPr>
                <w:webHidden/>
              </w:rPr>
              <w:fldChar w:fldCharType="begin"/>
            </w:r>
            <w:r>
              <w:rPr>
                <w:webHidden/>
              </w:rPr>
              <w:instrText xml:space="preserve"> PAGEREF _Toc452065738 \h </w:instrText>
            </w:r>
            <w:r>
              <w:rPr>
                <w:webHidden/>
              </w:rPr>
            </w:r>
            <w:r>
              <w:rPr>
                <w:webHidden/>
              </w:rPr>
              <w:fldChar w:fldCharType="separate"/>
            </w:r>
            <w:r>
              <w:rPr>
                <w:webHidden/>
              </w:rPr>
              <w:t>9</w:t>
            </w:r>
            <w:r>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39" w:history="1">
            <w:r w:rsidRPr="00011C0A">
              <w:rPr>
                <w:rStyle w:val="af0"/>
                <w:rFonts w:eastAsiaTheme="majorEastAsia"/>
                <w:lang w:val="uk-UA"/>
              </w:rPr>
              <w:t>1.1.4</w:t>
            </w:r>
            <w:r>
              <w:rPr>
                <w:rFonts w:asciiTheme="minorHAnsi" w:eastAsiaTheme="minorEastAsia" w:hAnsiTheme="minorHAnsi" w:cstheme="minorBidi"/>
                <w:sz w:val="22"/>
                <w:szCs w:val="22"/>
              </w:rPr>
              <w:tab/>
            </w:r>
            <w:r w:rsidRPr="00011C0A">
              <w:rPr>
                <w:rStyle w:val="af0"/>
                <w:rFonts w:eastAsiaTheme="majorEastAsia"/>
                <w:lang w:val="uk-UA"/>
              </w:rPr>
              <w:t>Висновок до розділу</w:t>
            </w:r>
            <w:r>
              <w:rPr>
                <w:webHidden/>
              </w:rPr>
              <w:tab/>
            </w:r>
            <w:r>
              <w:rPr>
                <w:webHidden/>
              </w:rPr>
              <w:fldChar w:fldCharType="begin"/>
            </w:r>
            <w:r>
              <w:rPr>
                <w:webHidden/>
              </w:rPr>
              <w:instrText xml:space="preserve"> PAGEREF _Toc452065739 \h </w:instrText>
            </w:r>
            <w:r>
              <w:rPr>
                <w:webHidden/>
              </w:rPr>
            </w:r>
            <w:r>
              <w:rPr>
                <w:webHidden/>
              </w:rPr>
              <w:fldChar w:fldCharType="separate"/>
            </w:r>
            <w:r>
              <w:rPr>
                <w:webHidden/>
              </w:rPr>
              <w:t>10</w:t>
            </w:r>
            <w:r>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40" w:history="1">
            <w:r w:rsidRPr="00011C0A">
              <w:rPr>
                <w:rStyle w:val="af0"/>
                <w:rFonts w:eastAsiaTheme="majorEastAsia"/>
                <w:lang w:val="uk-UA"/>
              </w:rPr>
              <w:t>РОЗДІЛ 2. РОЗРОБКА ФІЗИЧНОЇ ЧАСТИНИ ПРИСТРОЮ</w:t>
            </w:r>
            <w:r>
              <w:rPr>
                <w:webHidden/>
              </w:rPr>
              <w:tab/>
            </w:r>
            <w:r>
              <w:rPr>
                <w:webHidden/>
              </w:rPr>
              <w:fldChar w:fldCharType="begin"/>
            </w:r>
            <w:r>
              <w:rPr>
                <w:webHidden/>
              </w:rPr>
              <w:instrText xml:space="preserve"> PAGEREF _Toc452065740 \h </w:instrText>
            </w:r>
            <w:r>
              <w:rPr>
                <w:webHidden/>
              </w:rPr>
            </w:r>
            <w:r>
              <w:rPr>
                <w:webHidden/>
              </w:rPr>
              <w:fldChar w:fldCharType="separate"/>
            </w:r>
            <w:r>
              <w:rPr>
                <w:webHidden/>
              </w:rPr>
              <w:t>11</w:t>
            </w:r>
            <w:r>
              <w:rPr>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41" w:history="1">
            <w:r w:rsidRPr="00011C0A">
              <w:rPr>
                <w:rStyle w:val="af0"/>
                <w:rFonts w:eastAsiaTheme="majorEastAsia"/>
              </w:rPr>
              <w:t>2.1</w:t>
            </w:r>
            <w:r>
              <w:rPr>
                <w:rFonts w:asciiTheme="minorHAnsi" w:eastAsiaTheme="minorEastAsia" w:hAnsiTheme="minorHAnsi" w:cstheme="minorBidi"/>
                <w:sz w:val="22"/>
                <w:lang w:val="ru-RU" w:eastAsia="ru-RU"/>
              </w:rPr>
              <w:tab/>
            </w:r>
            <w:r w:rsidRPr="00011C0A">
              <w:rPr>
                <w:rStyle w:val="af0"/>
                <w:rFonts w:eastAsiaTheme="majorEastAsia"/>
              </w:rPr>
              <w:t>Опис бази приладу</w:t>
            </w:r>
            <w:r>
              <w:rPr>
                <w:webHidden/>
              </w:rPr>
              <w:tab/>
            </w:r>
            <w:r>
              <w:rPr>
                <w:webHidden/>
              </w:rPr>
              <w:fldChar w:fldCharType="begin"/>
            </w:r>
            <w:r>
              <w:rPr>
                <w:webHidden/>
              </w:rPr>
              <w:instrText xml:space="preserve"> PAGEREF _Toc452065741 \h </w:instrText>
            </w:r>
            <w:r>
              <w:rPr>
                <w:webHidden/>
              </w:rPr>
            </w:r>
            <w:r>
              <w:rPr>
                <w:webHidden/>
              </w:rPr>
              <w:fldChar w:fldCharType="separate"/>
            </w:r>
            <w:r>
              <w:rPr>
                <w:webHidden/>
              </w:rPr>
              <w:t>11</w:t>
            </w:r>
            <w:r>
              <w:rPr>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42" w:history="1">
            <w:r w:rsidRPr="00011C0A">
              <w:rPr>
                <w:rStyle w:val="af0"/>
                <w:noProof/>
              </w:rPr>
              <w:t>2.1.1</w:t>
            </w:r>
            <w:r>
              <w:rPr>
                <w:rFonts w:asciiTheme="minorHAnsi" w:eastAsiaTheme="minorEastAsia" w:hAnsiTheme="minorHAnsi" w:cstheme="minorBidi"/>
                <w:noProof/>
                <w:lang w:val="ru-RU" w:eastAsia="ru-RU"/>
              </w:rPr>
              <w:tab/>
            </w:r>
            <w:r w:rsidRPr="00011C0A">
              <w:rPr>
                <w:rStyle w:val="af0"/>
                <w:rFonts w:eastAsiaTheme="majorEastAsia"/>
                <w:noProof/>
                <w:kern w:val="32"/>
                <w:lang w:eastAsia="ru-RU"/>
              </w:rPr>
              <w:t>Екра</w:t>
            </w:r>
            <w:r w:rsidRPr="00011C0A">
              <w:rPr>
                <w:rStyle w:val="af0"/>
                <w:noProof/>
              </w:rPr>
              <w:t>н</w:t>
            </w:r>
            <w:r>
              <w:rPr>
                <w:noProof/>
                <w:webHidden/>
              </w:rPr>
              <w:tab/>
            </w:r>
            <w:r>
              <w:rPr>
                <w:noProof/>
                <w:webHidden/>
              </w:rPr>
              <w:fldChar w:fldCharType="begin"/>
            </w:r>
            <w:r>
              <w:rPr>
                <w:noProof/>
                <w:webHidden/>
              </w:rPr>
              <w:instrText xml:space="preserve"> PAGEREF _Toc452065742 \h </w:instrText>
            </w:r>
            <w:r>
              <w:rPr>
                <w:noProof/>
                <w:webHidden/>
              </w:rPr>
            </w:r>
            <w:r>
              <w:rPr>
                <w:noProof/>
                <w:webHidden/>
              </w:rPr>
              <w:fldChar w:fldCharType="separate"/>
            </w:r>
            <w:r>
              <w:rPr>
                <w:noProof/>
                <w:webHidden/>
              </w:rPr>
              <w:t>13</w:t>
            </w:r>
            <w:r>
              <w:rPr>
                <w:noProof/>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43" w:history="1">
            <w:r w:rsidRPr="00011C0A">
              <w:rPr>
                <w:rStyle w:val="af0"/>
                <w:noProof/>
              </w:rPr>
              <w:t>2.1.2</w:t>
            </w:r>
            <w:r>
              <w:rPr>
                <w:rFonts w:asciiTheme="minorHAnsi" w:eastAsiaTheme="minorEastAsia" w:hAnsiTheme="minorHAnsi" w:cstheme="minorBidi"/>
                <w:noProof/>
                <w:lang w:val="ru-RU" w:eastAsia="ru-RU"/>
              </w:rPr>
              <w:tab/>
            </w:r>
            <w:r w:rsidRPr="00011C0A">
              <w:rPr>
                <w:rStyle w:val="af0"/>
                <w:noProof/>
              </w:rPr>
              <w:t>Камера</w:t>
            </w:r>
            <w:r>
              <w:rPr>
                <w:noProof/>
                <w:webHidden/>
              </w:rPr>
              <w:tab/>
            </w:r>
            <w:r>
              <w:rPr>
                <w:noProof/>
                <w:webHidden/>
              </w:rPr>
              <w:fldChar w:fldCharType="begin"/>
            </w:r>
            <w:r>
              <w:rPr>
                <w:noProof/>
                <w:webHidden/>
              </w:rPr>
              <w:instrText xml:space="preserve"> PAGEREF _Toc452065743 \h </w:instrText>
            </w:r>
            <w:r>
              <w:rPr>
                <w:noProof/>
                <w:webHidden/>
              </w:rPr>
            </w:r>
            <w:r>
              <w:rPr>
                <w:noProof/>
                <w:webHidden/>
              </w:rPr>
              <w:fldChar w:fldCharType="separate"/>
            </w:r>
            <w:r>
              <w:rPr>
                <w:noProof/>
                <w:webHidden/>
              </w:rPr>
              <w:t>13</w:t>
            </w:r>
            <w:r>
              <w:rPr>
                <w:noProof/>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44" w:history="1">
            <w:r w:rsidRPr="00011C0A">
              <w:rPr>
                <w:rStyle w:val="af0"/>
                <w:noProof/>
              </w:rPr>
              <w:t>2.1.3</w:t>
            </w:r>
            <w:r>
              <w:rPr>
                <w:rFonts w:asciiTheme="minorHAnsi" w:eastAsiaTheme="minorEastAsia" w:hAnsiTheme="minorHAnsi" w:cstheme="minorBidi"/>
                <w:noProof/>
                <w:lang w:val="ru-RU" w:eastAsia="ru-RU"/>
              </w:rPr>
              <w:tab/>
            </w:r>
            <w:r w:rsidRPr="00011C0A">
              <w:rPr>
                <w:rStyle w:val="af0"/>
                <w:noProof/>
              </w:rPr>
              <w:t>Продуктивність</w:t>
            </w:r>
            <w:r>
              <w:rPr>
                <w:noProof/>
                <w:webHidden/>
              </w:rPr>
              <w:tab/>
            </w:r>
            <w:r>
              <w:rPr>
                <w:noProof/>
                <w:webHidden/>
              </w:rPr>
              <w:fldChar w:fldCharType="begin"/>
            </w:r>
            <w:r>
              <w:rPr>
                <w:noProof/>
                <w:webHidden/>
              </w:rPr>
              <w:instrText xml:space="preserve"> PAGEREF _Toc452065744 \h </w:instrText>
            </w:r>
            <w:r>
              <w:rPr>
                <w:noProof/>
                <w:webHidden/>
              </w:rPr>
            </w:r>
            <w:r>
              <w:rPr>
                <w:noProof/>
                <w:webHidden/>
              </w:rPr>
              <w:fldChar w:fldCharType="separate"/>
            </w:r>
            <w:r>
              <w:rPr>
                <w:noProof/>
                <w:webHidden/>
              </w:rPr>
              <w:t>14</w:t>
            </w:r>
            <w:r>
              <w:rPr>
                <w:noProof/>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45" w:history="1">
            <w:r w:rsidRPr="00011C0A">
              <w:rPr>
                <w:rStyle w:val="af0"/>
                <w:noProof/>
              </w:rPr>
              <w:t>2.1.4</w:t>
            </w:r>
            <w:r>
              <w:rPr>
                <w:rFonts w:asciiTheme="minorHAnsi" w:eastAsiaTheme="minorEastAsia" w:hAnsiTheme="minorHAnsi" w:cstheme="minorBidi"/>
                <w:noProof/>
                <w:lang w:val="ru-RU" w:eastAsia="ru-RU"/>
              </w:rPr>
              <w:tab/>
            </w:r>
            <w:r w:rsidRPr="00011C0A">
              <w:rPr>
                <w:rStyle w:val="af0"/>
                <w:noProof/>
              </w:rPr>
              <w:t>Час життя батареї</w:t>
            </w:r>
            <w:r>
              <w:rPr>
                <w:noProof/>
                <w:webHidden/>
              </w:rPr>
              <w:tab/>
            </w:r>
            <w:r>
              <w:rPr>
                <w:noProof/>
                <w:webHidden/>
              </w:rPr>
              <w:fldChar w:fldCharType="begin"/>
            </w:r>
            <w:r>
              <w:rPr>
                <w:noProof/>
                <w:webHidden/>
              </w:rPr>
              <w:instrText xml:space="preserve"> PAGEREF _Toc452065745 \h </w:instrText>
            </w:r>
            <w:r>
              <w:rPr>
                <w:noProof/>
                <w:webHidden/>
              </w:rPr>
            </w:r>
            <w:r>
              <w:rPr>
                <w:noProof/>
                <w:webHidden/>
              </w:rPr>
              <w:fldChar w:fldCharType="separate"/>
            </w:r>
            <w:r>
              <w:rPr>
                <w:noProof/>
                <w:webHidden/>
              </w:rPr>
              <w:t>14</w:t>
            </w:r>
            <w:r>
              <w:rPr>
                <w:noProof/>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46" w:history="1">
            <w:r w:rsidRPr="00011C0A">
              <w:rPr>
                <w:rStyle w:val="af0"/>
                <w:rFonts w:eastAsiaTheme="majorEastAsia"/>
              </w:rPr>
              <w:t>2.2</w:t>
            </w:r>
            <w:r>
              <w:rPr>
                <w:rFonts w:asciiTheme="minorHAnsi" w:eastAsiaTheme="minorEastAsia" w:hAnsiTheme="minorHAnsi" w:cstheme="minorBidi"/>
                <w:sz w:val="22"/>
                <w:lang w:val="ru-RU" w:eastAsia="ru-RU"/>
              </w:rPr>
              <w:tab/>
            </w:r>
            <w:r w:rsidRPr="00011C0A">
              <w:rPr>
                <w:rStyle w:val="af0"/>
                <w:rFonts w:eastAsiaTheme="majorEastAsia"/>
              </w:rPr>
              <w:t>Дослідження роботи модуля камери смартфона</w:t>
            </w:r>
            <w:r>
              <w:rPr>
                <w:webHidden/>
              </w:rPr>
              <w:tab/>
            </w:r>
            <w:r>
              <w:rPr>
                <w:webHidden/>
              </w:rPr>
              <w:fldChar w:fldCharType="begin"/>
            </w:r>
            <w:r>
              <w:rPr>
                <w:webHidden/>
              </w:rPr>
              <w:instrText xml:space="preserve"> PAGEREF _Toc452065746 \h </w:instrText>
            </w:r>
            <w:r>
              <w:rPr>
                <w:webHidden/>
              </w:rPr>
            </w:r>
            <w:r>
              <w:rPr>
                <w:webHidden/>
              </w:rPr>
              <w:fldChar w:fldCharType="separate"/>
            </w:r>
            <w:r>
              <w:rPr>
                <w:webHidden/>
              </w:rPr>
              <w:t>14</w:t>
            </w:r>
            <w:r>
              <w:rPr>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47" w:history="1">
            <w:r w:rsidRPr="00011C0A">
              <w:rPr>
                <w:rStyle w:val="af0"/>
                <w:rFonts w:eastAsiaTheme="majorEastAsia"/>
              </w:rPr>
              <w:t>2.3</w:t>
            </w:r>
            <w:r>
              <w:rPr>
                <w:rFonts w:asciiTheme="minorHAnsi" w:eastAsiaTheme="minorEastAsia" w:hAnsiTheme="minorHAnsi" w:cstheme="minorBidi"/>
                <w:sz w:val="22"/>
                <w:lang w:val="ru-RU" w:eastAsia="ru-RU"/>
              </w:rPr>
              <w:tab/>
            </w:r>
            <w:r w:rsidRPr="00011C0A">
              <w:rPr>
                <w:rStyle w:val="af0"/>
                <w:rFonts w:eastAsiaTheme="majorEastAsia"/>
              </w:rPr>
              <w:t>Розробка адаптера</w:t>
            </w:r>
            <w:r>
              <w:rPr>
                <w:webHidden/>
              </w:rPr>
              <w:tab/>
            </w:r>
            <w:r>
              <w:rPr>
                <w:webHidden/>
              </w:rPr>
              <w:fldChar w:fldCharType="begin"/>
            </w:r>
            <w:r>
              <w:rPr>
                <w:webHidden/>
              </w:rPr>
              <w:instrText xml:space="preserve"> PAGEREF _Toc452065747 \h </w:instrText>
            </w:r>
            <w:r>
              <w:rPr>
                <w:webHidden/>
              </w:rPr>
            </w:r>
            <w:r>
              <w:rPr>
                <w:webHidden/>
              </w:rPr>
              <w:fldChar w:fldCharType="separate"/>
            </w:r>
            <w:r>
              <w:rPr>
                <w:webHidden/>
              </w:rPr>
              <w:t>16</w:t>
            </w:r>
            <w:r>
              <w:rPr>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48" w:history="1">
            <w:r w:rsidRPr="00011C0A">
              <w:rPr>
                <w:rStyle w:val="af0"/>
                <w:rFonts w:eastAsiaTheme="majorEastAsia"/>
              </w:rPr>
              <w:t>2.4</w:t>
            </w:r>
            <w:r>
              <w:rPr>
                <w:rFonts w:asciiTheme="minorHAnsi" w:eastAsiaTheme="minorEastAsia" w:hAnsiTheme="minorHAnsi" w:cstheme="minorBidi"/>
                <w:sz w:val="22"/>
                <w:lang w:val="ru-RU" w:eastAsia="ru-RU"/>
              </w:rPr>
              <w:tab/>
            </w:r>
            <w:r w:rsidRPr="00011C0A">
              <w:rPr>
                <w:rStyle w:val="af0"/>
                <w:rFonts w:eastAsiaTheme="majorEastAsia"/>
              </w:rPr>
              <w:t>Порівняння з аналогами</w:t>
            </w:r>
            <w:r>
              <w:rPr>
                <w:webHidden/>
              </w:rPr>
              <w:tab/>
            </w:r>
            <w:r>
              <w:rPr>
                <w:webHidden/>
              </w:rPr>
              <w:fldChar w:fldCharType="begin"/>
            </w:r>
            <w:r>
              <w:rPr>
                <w:webHidden/>
              </w:rPr>
              <w:instrText xml:space="preserve"> PAGEREF _Toc452065748 \h </w:instrText>
            </w:r>
            <w:r>
              <w:rPr>
                <w:webHidden/>
              </w:rPr>
            </w:r>
            <w:r>
              <w:rPr>
                <w:webHidden/>
              </w:rPr>
              <w:fldChar w:fldCharType="separate"/>
            </w:r>
            <w:r>
              <w:rPr>
                <w:webHidden/>
              </w:rPr>
              <w:t>18</w:t>
            </w:r>
            <w:r>
              <w:rPr>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49" w:history="1">
            <w:r w:rsidRPr="00011C0A">
              <w:rPr>
                <w:rStyle w:val="af0"/>
                <w:noProof/>
              </w:rPr>
              <w:t>2.4.1</w:t>
            </w:r>
            <w:r>
              <w:rPr>
                <w:rFonts w:asciiTheme="minorHAnsi" w:eastAsiaTheme="minorEastAsia" w:hAnsiTheme="minorHAnsi" w:cstheme="minorBidi"/>
                <w:noProof/>
                <w:lang w:val="ru-RU" w:eastAsia="ru-RU"/>
              </w:rPr>
              <w:tab/>
            </w:r>
            <w:r w:rsidRPr="00011C0A">
              <w:rPr>
                <w:rStyle w:val="af0"/>
                <w:noProof/>
              </w:rPr>
              <w:t>Технічне порівняння</w:t>
            </w:r>
            <w:r>
              <w:rPr>
                <w:noProof/>
                <w:webHidden/>
              </w:rPr>
              <w:tab/>
            </w:r>
            <w:r>
              <w:rPr>
                <w:noProof/>
                <w:webHidden/>
              </w:rPr>
              <w:fldChar w:fldCharType="begin"/>
            </w:r>
            <w:r>
              <w:rPr>
                <w:noProof/>
                <w:webHidden/>
              </w:rPr>
              <w:instrText xml:space="preserve"> PAGEREF _Toc452065749 \h </w:instrText>
            </w:r>
            <w:r>
              <w:rPr>
                <w:noProof/>
                <w:webHidden/>
              </w:rPr>
            </w:r>
            <w:r>
              <w:rPr>
                <w:noProof/>
                <w:webHidden/>
              </w:rPr>
              <w:fldChar w:fldCharType="separate"/>
            </w:r>
            <w:r>
              <w:rPr>
                <w:noProof/>
                <w:webHidden/>
              </w:rPr>
              <w:t>18</w:t>
            </w:r>
            <w:r>
              <w:rPr>
                <w:noProof/>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50" w:history="1">
            <w:r w:rsidRPr="00011C0A">
              <w:rPr>
                <w:rStyle w:val="af0"/>
                <w:noProof/>
              </w:rPr>
              <w:t>2.4.2</w:t>
            </w:r>
            <w:r>
              <w:rPr>
                <w:rFonts w:asciiTheme="minorHAnsi" w:eastAsiaTheme="minorEastAsia" w:hAnsiTheme="minorHAnsi" w:cstheme="minorBidi"/>
                <w:noProof/>
                <w:lang w:val="ru-RU" w:eastAsia="ru-RU"/>
              </w:rPr>
              <w:tab/>
            </w:r>
            <w:r w:rsidRPr="00011C0A">
              <w:rPr>
                <w:rStyle w:val="af0"/>
                <w:noProof/>
              </w:rPr>
              <w:t>Програмне порівняння</w:t>
            </w:r>
            <w:r>
              <w:rPr>
                <w:noProof/>
                <w:webHidden/>
              </w:rPr>
              <w:tab/>
            </w:r>
            <w:r>
              <w:rPr>
                <w:noProof/>
                <w:webHidden/>
              </w:rPr>
              <w:fldChar w:fldCharType="begin"/>
            </w:r>
            <w:r>
              <w:rPr>
                <w:noProof/>
                <w:webHidden/>
              </w:rPr>
              <w:instrText xml:space="preserve"> PAGEREF _Toc452065750 \h </w:instrText>
            </w:r>
            <w:r>
              <w:rPr>
                <w:noProof/>
                <w:webHidden/>
              </w:rPr>
            </w:r>
            <w:r>
              <w:rPr>
                <w:noProof/>
                <w:webHidden/>
              </w:rPr>
              <w:fldChar w:fldCharType="separate"/>
            </w:r>
            <w:r>
              <w:rPr>
                <w:noProof/>
                <w:webHidden/>
              </w:rPr>
              <w:t>20</w:t>
            </w:r>
            <w:r>
              <w:rPr>
                <w:noProof/>
                <w:webHidden/>
              </w:rPr>
              <w:fldChar w:fldCharType="end"/>
            </w:r>
          </w:hyperlink>
        </w:p>
        <w:p w:rsidR="00D52597" w:rsidRDefault="00D52597">
          <w:pPr>
            <w:pStyle w:val="26"/>
            <w:rPr>
              <w:rFonts w:asciiTheme="minorHAnsi" w:eastAsiaTheme="minorEastAsia" w:hAnsiTheme="minorHAnsi" w:cstheme="minorBidi"/>
              <w:sz w:val="22"/>
              <w:lang w:val="ru-RU" w:eastAsia="ru-RU"/>
            </w:rPr>
          </w:pPr>
          <w:hyperlink w:anchor="_Toc452065751" w:history="1">
            <w:r w:rsidRPr="00011C0A">
              <w:rPr>
                <w:rStyle w:val="af0"/>
                <w:rFonts w:eastAsiaTheme="majorEastAsia"/>
              </w:rPr>
              <w:t>Висновок до розділу</w:t>
            </w:r>
            <w:r>
              <w:rPr>
                <w:webHidden/>
              </w:rPr>
              <w:tab/>
            </w:r>
            <w:r>
              <w:rPr>
                <w:webHidden/>
              </w:rPr>
              <w:fldChar w:fldCharType="begin"/>
            </w:r>
            <w:r>
              <w:rPr>
                <w:webHidden/>
              </w:rPr>
              <w:instrText xml:space="preserve"> PAGEREF _Toc452065751 \h </w:instrText>
            </w:r>
            <w:r>
              <w:rPr>
                <w:webHidden/>
              </w:rPr>
            </w:r>
            <w:r>
              <w:rPr>
                <w:webHidden/>
              </w:rPr>
              <w:fldChar w:fldCharType="separate"/>
            </w:r>
            <w:r>
              <w:rPr>
                <w:webHidden/>
              </w:rPr>
              <w:t>21</w:t>
            </w:r>
            <w:r>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52" w:history="1">
            <w:r w:rsidRPr="00011C0A">
              <w:rPr>
                <w:rStyle w:val="af0"/>
                <w:rFonts w:eastAsiaTheme="majorEastAsia"/>
                <w:lang w:val="uk-UA"/>
              </w:rPr>
              <w:t>РОЗДІЛ 3. РОЗРОБКА ПРОГРАМНОЇ ЧАСТИНИ ПРИСТРОЮ</w:t>
            </w:r>
            <w:r>
              <w:rPr>
                <w:webHidden/>
              </w:rPr>
              <w:tab/>
            </w:r>
            <w:r>
              <w:rPr>
                <w:webHidden/>
              </w:rPr>
              <w:fldChar w:fldCharType="begin"/>
            </w:r>
            <w:r>
              <w:rPr>
                <w:webHidden/>
              </w:rPr>
              <w:instrText xml:space="preserve"> PAGEREF _Toc452065752 \h </w:instrText>
            </w:r>
            <w:r>
              <w:rPr>
                <w:webHidden/>
              </w:rPr>
            </w:r>
            <w:r>
              <w:rPr>
                <w:webHidden/>
              </w:rPr>
              <w:fldChar w:fldCharType="separate"/>
            </w:r>
            <w:r>
              <w:rPr>
                <w:webHidden/>
              </w:rPr>
              <w:t>21</w:t>
            </w:r>
            <w:r>
              <w:rPr>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53" w:history="1">
            <w:r w:rsidRPr="00011C0A">
              <w:rPr>
                <w:rStyle w:val="af0"/>
                <w:rFonts w:eastAsiaTheme="majorEastAsia"/>
              </w:rPr>
              <w:t>3.1</w:t>
            </w:r>
            <w:r>
              <w:rPr>
                <w:rFonts w:asciiTheme="minorHAnsi" w:eastAsiaTheme="minorEastAsia" w:hAnsiTheme="minorHAnsi" w:cstheme="minorBidi"/>
                <w:sz w:val="22"/>
                <w:lang w:val="ru-RU" w:eastAsia="ru-RU"/>
              </w:rPr>
              <w:tab/>
            </w:r>
            <w:r w:rsidRPr="00011C0A">
              <w:rPr>
                <w:rStyle w:val="af0"/>
                <w:rFonts w:eastAsiaTheme="majorEastAsia"/>
              </w:rPr>
              <w:t>Опис OpenTLD</w:t>
            </w:r>
            <w:r>
              <w:rPr>
                <w:webHidden/>
              </w:rPr>
              <w:tab/>
            </w:r>
            <w:r>
              <w:rPr>
                <w:webHidden/>
              </w:rPr>
              <w:fldChar w:fldCharType="begin"/>
            </w:r>
            <w:r>
              <w:rPr>
                <w:webHidden/>
              </w:rPr>
              <w:instrText xml:space="preserve"> PAGEREF _Toc452065753 \h </w:instrText>
            </w:r>
            <w:r>
              <w:rPr>
                <w:webHidden/>
              </w:rPr>
            </w:r>
            <w:r>
              <w:rPr>
                <w:webHidden/>
              </w:rPr>
              <w:fldChar w:fldCharType="separate"/>
            </w:r>
            <w:r>
              <w:rPr>
                <w:webHidden/>
              </w:rPr>
              <w:t>21</w:t>
            </w:r>
            <w:r>
              <w:rPr>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54" w:history="1">
            <w:r w:rsidRPr="00011C0A">
              <w:rPr>
                <w:rStyle w:val="af0"/>
                <w:noProof/>
              </w:rPr>
              <w:t>1.1.5</w:t>
            </w:r>
            <w:r>
              <w:rPr>
                <w:rFonts w:asciiTheme="minorHAnsi" w:eastAsiaTheme="minorEastAsia" w:hAnsiTheme="minorHAnsi" w:cstheme="minorBidi"/>
                <w:noProof/>
                <w:lang w:val="ru-RU" w:eastAsia="ru-RU"/>
              </w:rPr>
              <w:tab/>
            </w:r>
            <w:r w:rsidRPr="00011C0A">
              <w:rPr>
                <w:rStyle w:val="af0"/>
                <w:noProof/>
              </w:rPr>
              <w:t>Алгоритм Лукаса – Канаде</w:t>
            </w:r>
            <w:r>
              <w:rPr>
                <w:noProof/>
                <w:webHidden/>
              </w:rPr>
              <w:tab/>
            </w:r>
            <w:r>
              <w:rPr>
                <w:noProof/>
                <w:webHidden/>
              </w:rPr>
              <w:fldChar w:fldCharType="begin"/>
            </w:r>
            <w:r>
              <w:rPr>
                <w:noProof/>
                <w:webHidden/>
              </w:rPr>
              <w:instrText xml:space="preserve"> PAGEREF _Toc452065754 \h </w:instrText>
            </w:r>
            <w:r>
              <w:rPr>
                <w:noProof/>
                <w:webHidden/>
              </w:rPr>
            </w:r>
            <w:r>
              <w:rPr>
                <w:noProof/>
                <w:webHidden/>
              </w:rPr>
              <w:fldChar w:fldCharType="separate"/>
            </w:r>
            <w:r>
              <w:rPr>
                <w:noProof/>
                <w:webHidden/>
              </w:rPr>
              <w:t>21</w:t>
            </w:r>
            <w:r>
              <w:rPr>
                <w:noProof/>
                <w:webHidden/>
              </w:rPr>
              <w:fldChar w:fldCharType="end"/>
            </w:r>
          </w:hyperlink>
        </w:p>
        <w:p w:rsidR="00D52597" w:rsidRDefault="00D52597">
          <w:pPr>
            <w:pStyle w:val="33"/>
            <w:rPr>
              <w:rFonts w:asciiTheme="minorHAnsi" w:eastAsiaTheme="minorEastAsia" w:hAnsiTheme="minorHAnsi" w:cstheme="minorBidi"/>
              <w:noProof/>
              <w:lang w:val="ru-RU" w:eastAsia="ru-RU"/>
            </w:rPr>
          </w:pPr>
          <w:hyperlink w:anchor="_Toc452065755" w:history="1">
            <w:r w:rsidRPr="00011C0A">
              <w:rPr>
                <w:rStyle w:val="af0"/>
                <w:noProof/>
              </w:rPr>
              <w:t>1.1.6</w:t>
            </w:r>
            <w:r>
              <w:rPr>
                <w:noProof/>
                <w:webHidden/>
              </w:rPr>
              <w:tab/>
            </w:r>
            <w:r>
              <w:rPr>
                <w:noProof/>
                <w:webHidden/>
              </w:rPr>
              <w:fldChar w:fldCharType="begin"/>
            </w:r>
            <w:r>
              <w:rPr>
                <w:noProof/>
                <w:webHidden/>
              </w:rPr>
              <w:instrText xml:space="preserve"> PAGEREF _Toc452065755 \h </w:instrText>
            </w:r>
            <w:r>
              <w:rPr>
                <w:noProof/>
                <w:webHidden/>
              </w:rPr>
            </w:r>
            <w:r>
              <w:rPr>
                <w:noProof/>
                <w:webHidden/>
              </w:rPr>
              <w:fldChar w:fldCharType="separate"/>
            </w:r>
            <w:r>
              <w:rPr>
                <w:noProof/>
                <w:webHidden/>
              </w:rPr>
              <w:t>21</w:t>
            </w:r>
            <w:r>
              <w:rPr>
                <w:noProof/>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56" w:history="1">
            <w:r w:rsidRPr="00011C0A">
              <w:rPr>
                <w:rStyle w:val="af0"/>
                <w:rFonts w:eastAsiaTheme="majorEastAsia"/>
              </w:rPr>
              <w:t>3.2</w:t>
            </w:r>
            <w:r>
              <w:rPr>
                <w:rFonts w:asciiTheme="minorHAnsi" w:eastAsiaTheme="minorEastAsia" w:hAnsiTheme="minorHAnsi" w:cstheme="minorBidi"/>
                <w:sz w:val="22"/>
                <w:lang w:val="ru-RU" w:eastAsia="ru-RU"/>
              </w:rPr>
              <w:tab/>
            </w:r>
            <w:r w:rsidRPr="00011C0A">
              <w:rPr>
                <w:rStyle w:val="af0"/>
                <w:rFonts w:eastAsiaTheme="majorEastAsia"/>
              </w:rPr>
              <w:t>Використані бібліотеки</w:t>
            </w:r>
            <w:r>
              <w:rPr>
                <w:webHidden/>
              </w:rPr>
              <w:tab/>
            </w:r>
            <w:r>
              <w:rPr>
                <w:webHidden/>
              </w:rPr>
              <w:fldChar w:fldCharType="begin"/>
            </w:r>
            <w:r>
              <w:rPr>
                <w:webHidden/>
              </w:rPr>
              <w:instrText xml:space="preserve"> PAGEREF _Toc452065756 \h </w:instrText>
            </w:r>
            <w:r>
              <w:rPr>
                <w:webHidden/>
              </w:rPr>
            </w:r>
            <w:r>
              <w:rPr>
                <w:webHidden/>
              </w:rPr>
              <w:fldChar w:fldCharType="separate"/>
            </w:r>
            <w:r>
              <w:rPr>
                <w:webHidden/>
              </w:rPr>
              <w:t>21</w:t>
            </w:r>
            <w:r>
              <w:rPr>
                <w:webHidden/>
              </w:rPr>
              <w:fldChar w:fldCharType="end"/>
            </w:r>
          </w:hyperlink>
        </w:p>
        <w:p w:rsidR="00D52597" w:rsidRDefault="00D52597">
          <w:pPr>
            <w:pStyle w:val="33"/>
            <w:tabs>
              <w:tab w:val="left" w:pos="1320"/>
            </w:tabs>
            <w:rPr>
              <w:rFonts w:asciiTheme="minorHAnsi" w:eastAsiaTheme="minorEastAsia" w:hAnsiTheme="minorHAnsi" w:cstheme="minorBidi"/>
              <w:noProof/>
              <w:lang w:val="ru-RU" w:eastAsia="ru-RU"/>
            </w:rPr>
          </w:pPr>
          <w:hyperlink w:anchor="_Toc452065757" w:history="1">
            <w:r w:rsidRPr="00011C0A">
              <w:rPr>
                <w:rStyle w:val="af0"/>
                <w:noProof/>
              </w:rPr>
              <w:t>3.2.1</w:t>
            </w:r>
            <w:r>
              <w:rPr>
                <w:rFonts w:asciiTheme="minorHAnsi" w:eastAsiaTheme="minorEastAsia" w:hAnsiTheme="minorHAnsi" w:cstheme="minorBidi"/>
                <w:noProof/>
                <w:lang w:val="ru-RU" w:eastAsia="ru-RU"/>
              </w:rPr>
              <w:tab/>
            </w:r>
            <w:r w:rsidRPr="00011C0A">
              <w:rPr>
                <w:rStyle w:val="af0"/>
                <w:noProof/>
              </w:rPr>
              <w:t>OpenCV</w:t>
            </w:r>
            <w:r>
              <w:rPr>
                <w:noProof/>
                <w:webHidden/>
              </w:rPr>
              <w:tab/>
            </w:r>
            <w:r>
              <w:rPr>
                <w:noProof/>
                <w:webHidden/>
              </w:rPr>
              <w:fldChar w:fldCharType="begin"/>
            </w:r>
            <w:r>
              <w:rPr>
                <w:noProof/>
                <w:webHidden/>
              </w:rPr>
              <w:instrText xml:space="preserve"> PAGEREF _Toc452065757 \h </w:instrText>
            </w:r>
            <w:r>
              <w:rPr>
                <w:noProof/>
                <w:webHidden/>
              </w:rPr>
            </w:r>
            <w:r>
              <w:rPr>
                <w:noProof/>
                <w:webHidden/>
              </w:rPr>
              <w:fldChar w:fldCharType="separate"/>
            </w:r>
            <w:r>
              <w:rPr>
                <w:noProof/>
                <w:webHidden/>
              </w:rPr>
              <w:t>21</w:t>
            </w:r>
            <w:r>
              <w:rPr>
                <w:noProof/>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58" w:history="1">
            <w:r w:rsidRPr="00011C0A">
              <w:rPr>
                <w:rStyle w:val="af0"/>
                <w:rFonts w:eastAsiaTheme="majorEastAsia"/>
              </w:rPr>
              <w:t>3.3</w:t>
            </w:r>
            <w:r>
              <w:rPr>
                <w:rFonts w:asciiTheme="minorHAnsi" w:eastAsiaTheme="minorEastAsia" w:hAnsiTheme="minorHAnsi" w:cstheme="minorBidi"/>
                <w:sz w:val="22"/>
                <w:lang w:val="ru-RU" w:eastAsia="ru-RU"/>
              </w:rPr>
              <w:tab/>
            </w:r>
            <w:r w:rsidRPr="00011C0A">
              <w:rPr>
                <w:rStyle w:val="af0"/>
                <w:rFonts w:eastAsiaTheme="majorEastAsia"/>
              </w:rPr>
              <w:t>Адаптація під платфому Android</w:t>
            </w:r>
            <w:r>
              <w:rPr>
                <w:webHidden/>
              </w:rPr>
              <w:tab/>
            </w:r>
            <w:r>
              <w:rPr>
                <w:webHidden/>
              </w:rPr>
              <w:fldChar w:fldCharType="begin"/>
            </w:r>
            <w:r>
              <w:rPr>
                <w:webHidden/>
              </w:rPr>
              <w:instrText xml:space="preserve"> PAGEREF _Toc452065758 \h </w:instrText>
            </w:r>
            <w:r>
              <w:rPr>
                <w:webHidden/>
              </w:rPr>
            </w:r>
            <w:r>
              <w:rPr>
                <w:webHidden/>
              </w:rPr>
              <w:fldChar w:fldCharType="separate"/>
            </w:r>
            <w:r>
              <w:rPr>
                <w:webHidden/>
              </w:rPr>
              <w:t>22</w:t>
            </w:r>
            <w:r>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59" w:history="1">
            <w:r w:rsidRPr="00011C0A">
              <w:rPr>
                <w:rStyle w:val="af0"/>
                <w:rFonts w:eastAsiaTheme="majorEastAsia"/>
                <w:lang w:val="uk-UA"/>
              </w:rPr>
              <w:t>Висновок до розділу 3</w:t>
            </w:r>
            <w:r>
              <w:rPr>
                <w:webHidden/>
              </w:rPr>
              <w:tab/>
            </w:r>
            <w:r>
              <w:rPr>
                <w:webHidden/>
              </w:rPr>
              <w:fldChar w:fldCharType="begin"/>
            </w:r>
            <w:r>
              <w:rPr>
                <w:webHidden/>
              </w:rPr>
              <w:instrText xml:space="preserve"> PAGEREF _Toc452065759 \h </w:instrText>
            </w:r>
            <w:r>
              <w:rPr>
                <w:webHidden/>
              </w:rPr>
            </w:r>
            <w:r>
              <w:rPr>
                <w:webHidden/>
              </w:rPr>
              <w:fldChar w:fldCharType="separate"/>
            </w:r>
            <w:r>
              <w:rPr>
                <w:webHidden/>
              </w:rPr>
              <w:t>22</w:t>
            </w:r>
            <w:r>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60" w:history="1">
            <w:r w:rsidRPr="00011C0A">
              <w:rPr>
                <w:rStyle w:val="af0"/>
                <w:rFonts w:eastAsiaTheme="majorEastAsia"/>
                <w:lang w:val="uk-UA"/>
              </w:rPr>
              <w:t>РОЗДІЛ 4. ЕКСПЛООТАЦІЯ ПРИСТРОЮ</w:t>
            </w:r>
            <w:r>
              <w:rPr>
                <w:webHidden/>
              </w:rPr>
              <w:tab/>
            </w:r>
            <w:r>
              <w:rPr>
                <w:webHidden/>
              </w:rPr>
              <w:fldChar w:fldCharType="begin"/>
            </w:r>
            <w:r>
              <w:rPr>
                <w:webHidden/>
              </w:rPr>
              <w:instrText xml:space="preserve"> PAGEREF _Toc452065760 \h </w:instrText>
            </w:r>
            <w:r>
              <w:rPr>
                <w:webHidden/>
              </w:rPr>
            </w:r>
            <w:r>
              <w:rPr>
                <w:webHidden/>
              </w:rPr>
              <w:fldChar w:fldCharType="separate"/>
            </w:r>
            <w:r>
              <w:rPr>
                <w:webHidden/>
              </w:rPr>
              <w:t>22</w:t>
            </w:r>
            <w:r>
              <w:rPr>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61" w:history="1">
            <w:r w:rsidRPr="00011C0A">
              <w:rPr>
                <w:rStyle w:val="af0"/>
                <w:rFonts w:eastAsiaTheme="majorEastAsia"/>
              </w:rPr>
              <w:t>4.1</w:t>
            </w:r>
            <w:r>
              <w:rPr>
                <w:rFonts w:asciiTheme="minorHAnsi" w:eastAsiaTheme="minorEastAsia" w:hAnsiTheme="minorHAnsi" w:cstheme="minorBidi"/>
                <w:sz w:val="22"/>
                <w:lang w:val="ru-RU" w:eastAsia="ru-RU"/>
              </w:rPr>
              <w:tab/>
            </w:r>
            <w:r w:rsidRPr="00011C0A">
              <w:rPr>
                <w:rStyle w:val="af0"/>
                <w:rFonts w:eastAsiaTheme="majorEastAsia"/>
              </w:rPr>
              <w:t>Демонстрація роботи</w:t>
            </w:r>
            <w:r>
              <w:rPr>
                <w:webHidden/>
              </w:rPr>
              <w:tab/>
            </w:r>
            <w:r>
              <w:rPr>
                <w:webHidden/>
              </w:rPr>
              <w:fldChar w:fldCharType="begin"/>
            </w:r>
            <w:r>
              <w:rPr>
                <w:webHidden/>
              </w:rPr>
              <w:instrText xml:space="preserve"> PAGEREF _Toc452065761 \h </w:instrText>
            </w:r>
            <w:r>
              <w:rPr>
                <w:webHidden/>
              </w:rPr>
            </w:r>
            <w:r>
              <w:rPr>
                <w:webHidden/>
              </w:rPr>
              <w:fldChar w:fldCharType="separate"/>
            </w:r>
            <w:r>
              <w:rPr>
                <w:webHidden/>
              </w:rPr>
              <w:t>22</w:t>
            </w:r>
            <w:r>
              <w:rPr>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62" w:history="1">
            <w:r w:rsidRPr="00011C0A">
              <w:rPr>
                <w:rStyle w:val="af0"/>
                <w:rFonts w:eastAsiaTheme="majorEastAsia"/>
              </w:rPr>
              <w:t>4.2</w:t>
            </w:r>
            <w:r>
              <w:rPr>
                <w:rFonts w:asciiTheme="minorHAnsi" w:eastAsiaTheme="minorEastAsia" w:hAnsiTheme="minorHAnsi" w:cstheme="minorBidi"/>
                <w:sz w:val="22"/>
                <w:lang w:val="ru-RU" w:eastAsia="ru-RU"/>
              </w:rPr>
              <w:tab/>
            </w:r>
            <w:r w:rsidRPr="00011C0A">
              <w:rPr>
                <w:rStyle w:val="af0"/>
                <w:rFonts w:eastAsiaTheme="majorEastAsia"/>
              </w:rPr>
              <w:t>Порівняльна характеристика приладу з ендоскопом</w:t>
            </w:r>
            <w:r>
              <w:rPr>
                <w:webHidden/>
              </w:rPr>
              <w:tab/>
            </w:r>
            <w:r>
              <w:rPr>
                <w:webHidden/>
              </w:rPr>
              <w:fldChar w:fldCharType="begin"/>
            </w:r>
            <w:r>
              <w:rPr>
                <w:webHidden/>
              </w:rPr>
              <w:instrText xml:space="preserve"> PAGEREF _Toc452065762 \h </w:instrText>
            </w:r>
            <w:r>
              <w:rPr>
                <w:webHidden/>
              </w:rPr>
            </w:r>
            <w:r>
              <w:rPr>
                <w:webHidden/>
              </w:rPr>
              <w:fldChar w:fldCharType="separate"/>
            </w:r>
            <w:r>
              <w:rPr>
                <w:webHidden/>
              </w:rPr>
              <w:t>22</w:t>
            </w:r>
            <w:r>
              <w:rPr>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63" w:history="1">
            <w:r w:rsidRPr="00011C0A">
              <w:rPr>
                <w:rStyle w:val="af0"/>
                <w:rFonts w:eastAsiaTheme="majorEastAsia"/>
              </w:rPr>
              <w:t>4.3</w:t>
            </w:r>
            <w:r>
              <w:rPr>
                <w:rFonts w:asciiTheme="minorHAnsi" w:eastAsiaTheme="minorEastAsia" w:hAnsiTheme="minorHAnsi" w:cstheme="minorBidi"/>
                <w:sz w:val="22"/>
                <w:lang w:val="ru-RU" w:eastAsia="ru-RU"/>
              </w:rPr>
              <w:tab/>
            </w:r>
            <w:r w:rsidRPr="00011C0A">
              <w:rPr>
                <w:rStyle w:val="af0"/>
                <w:rFonts w:eastAsiaTheme="majorEastAsia"/>
              </w:rPr>
              <w:t>Удосконалення приладу</w:t>
            </w:r>
            <w:r>
              <w:rPr>
                <w:webHidden/>
              </w:rPr>
              <w:tab/>
            </w:r>
            <w:r>
              <w:rPr>
                <w:webHidden/>
              </w:rPr>
              <w:fldChar w:fldCharType="begin"/>
            </w:r>
            <w:r>
              <w:rPr>
                <w:webHidden/>
              </w:rPr>
              <w:instrText xml:space="preserve"> PAGEREF _Toc452065763 \h </w:instrText>
            </w:r>
            <w:r>
              <w:rPr>
                <w:webHidden/>
              </w:rPr>
            </w:r>
            <w:r>
              <w:rPr>
                <w:webHidden/>
              </w:rPr>
              <w:fldChar w:fldCharType="separate"/>
            </w:r>
            <w:r>
              <w:rPr>
                <w:webHidden/>
              </w:rPr>
              <w:t>22</w:t>
            </w:r>
            <w:r>
              <w:rPr>
                <w:webHidden/>
              </w:rPr>
              <w:fldChar w:fldCharType="end"/>
            </w:r>
          </w:hyperlink>
        </w:p>
        <w:p w:rsidR="00D52597" w:rsidRDefault="00D52597">
          <w:pPr>
            <w:pStyle w:val="26"/>
            <w:tabs>
              <w:tab w:val="left" w:pos="880"/>
            </w:tabs>
            <w:rPr>
              <w:rFonts w:asciiTheme="minorHAnsi" w:eastAsiaTheme="minorEastAsia" w:hAnsiTheme="minorHAnsi" w:cstheme="minorBidi"/>
              <w:sz w:val="22"/>
              <w:lang w:val="ru-RU" w:eastAsia="ru-RU"/>
            </w:rPr>
          </w:pPr>
          <w:hyperlink w:anchor="_Toc452065764" w:history="1">
            <w:r w:rsidRPr="00011C0A">
              <w:rPr>
                <w:rStyle w:val="af0"/>
                <w:rFonts w:eastAsiaTheme="majorEastAsia"/>
              </w:rPr>
              <w:t>4.4</w:t>
            </w:r>
            <w:r>
              <w:rPr>
                <w:rFonts w:asciiTheme="minorHAnsi" w:eastAsiaTheme="minorEastAsia" w:hAnsiTheme="minorHAnsi" w:cstheme="minorBidi"/>
                <w:sz w:val="22"/>
                <w:lang w:val="ru-RU" w:eastAsia="ru-RU"/>
              </w:rPr>
              <w:tab/>
            </w:r>
            <w:r w:rsidRPr="00011C0A">
              <w:rPr>
                <w:rStyle w:val="af0"/>
                <w:rFonts w:eastAsiaTheme="majorEastAsia"/>
              </w:rPr>
              <w:t>Використання у медицині</w:t>
            </w:r>
            <w:r>
              <w:rPr>
                <w:webHidden/>
              </w:rPr>
              <w:tab/>
            </w:r>
            <w:r>
              <w:rPr>
                <w:webHidden/>
              </w:rPr>
              <w:fldChar w:fldCharType="begin"/>
            </w:r>
            <w:r>
              <w:rPr>
                <w:webHidden/>
              </w:rPr>
              <w:instrText xml:space="preserve"> PAGEREF _Toc452065764 \h </w:instrText>
            </w:r>
            <w:r>
              <w:rPr>
                <w:webHidden/>
              </w:rPr>
            </w:r>
            <w:r>
              <w:rPr>
                <w:webHidden/>
              </w:rPr>
              <w:fldChar w:fldCharType="separate"/>
            </w:r>
            <w:r>
              <w:rPr>
                <w:webHidden/>
              </w:rPr>
              <w:t>22</w:t>
            </w:r>
            <w:r>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65" w:history="1">
            <w:r w:rsidRPr="00011C0A">
              <w:rPr>
                <w:rStyle w:val="af0"/>
                <w:rFonts w:eastAsiaTheme="majorEastAsia"/>
                <w:lang w:val="uk-UA"/>
              </w:rPr>
              <w:t>Висновок до розділу 4</w:t>
            </w:r>
            <w:r>
              <w:rPr>
                <w:webHidden/>
              </w:rPr>
              <w:tab/>
            </w:r>
            <w:r>
              <w:rPr>
                <w:webHidden/>
              </w:rPr>
              <w:fldChar w:fldCharType="begin"/>
            </w:r>
            <w:r>
              <w:rPr>
                <w:webHidden/>
              </w:rPr>
              <w:instrText xml:space="preserve"> PAGEREF _Toc452065765 \h </w:instrText>
            </w:r>
            <w:r>
              <w:rPr>
                <w:webHidden/>
              </w:rPr>
            </w:r>
            <w:r>
              <w:rPr>
                <w:webHidden/>
              </w:rPr>
              <w:fldChar w:fldCharType="separate"/>
            </w:r>
            <w:r>
              <w:rPr>
                <w:webHidden/>
              </w:rPr>
              <w:t>22</w:t>
            </w:r>
            <w:r>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66" w:history="1">
            <w:r w:rsidRPr="00011C0A">
              <w:rPr>
                <w:rStyle w:val="af0"/>
                <w:rFonts w:eastAsiaTheme="majorEastAsia"/>
                <w:lang w:val="uk-UA"/>
              </w:rPr>
              <w:t>ВИСНОВОК</w:t>
            </w:r>
            <w:r>
              <w:rPr>
                <w:webHidden/>
              </w:rPr>
              <w:tab/>
            </w:r>
            <w:r>
              <w:rPr>
                <w:webHidden/>
              </w:rPr>
              <w:fldChar w:fldCharType="begin"/>
            </w:r>
            <w:r>
              <w:rPr>
                <w:webHidden/>
              </w:rPr>
              <w:instrText xml:space="preserve"> PAGEREF _Toc452065766 \h </w:instrText>
            </w:r>
            <w:r>
              <w:rPr>
                <w:webHidden/>
              </w:rPr>
            </w:r>
            <w:r>
              <w:rPr>
                <w:webHidden/>
              </w:rPr>
              <w:fldChar w:fldCharType="separate"/>
            </w:r>
            <w:r>
              <w:rPr>
                <w:webHidden/>
              </w:rPr>
              <w:t>22</w:t>
            </w:r>
            <w:r>
              <w:rPr>
                <w:webHidden/>
              </w:rPr>
              <w:fldChar w:fldCharType="end"/>
            </w:r>
          </w:hyperlink>
        </w:p>
        <w:p w:rsidR="00D52597" w:rsidRDefault="00D52597">
          <w:pPr>
            <w:pStyle w:val="12"/>
            <w:rPr>
              <w:rFonts w:asciiTheme="minorHAnsi" w:eastAsiaTheme="minorEastAsia" w:hAnsiTheme="minorHAnsi" w:cstheme="minorBidi"/>
              <w:sz w:val="22"/>
              <w:szCs w:val="22"/>
            </w:rPr>
          </w:pPr>
          <w:hyperlink w:anchor="_Toc452065767" w:history="1">
            <w:r w:rsidRPr="00011C0A">
              <w:rPr>
                <w:rStyle w:val="af0"/>
                <w:rFonts w:eastAsiaTheme="majorEastAsia"/>
                <w:lang w:val="uk-UA"/>
              </w:rPr>
              <w:t>Список використаних джерел</w:t>
            </w:r>
            <w:r>
              <w:rPr>
                <w:webHidden/>
              </w:rPr>
              <w:tab/>
            </w:r>
            <w:r>
              <w:rPr>
                <w:webHidden/>
              </w:rPr>
              <w:fldChar w:fldCharType="begin"/>
            </w:r>
            <w:r>
              <w:rPr>
                <w:webHidden/>
              </w:rPr>
              <w:instrText xml:space="preserve"> PAGEREF _Toc452065767 \h </w:instrText>
            </w:r>
            <w:r>
              <w:rPr>
                <w:webHidden/>
              </w:rPr>
            </w:r>
            <w:r>
              <w:rPr>
                <w:webHidden/>
              </w:rPr>
              <w:fldChar w:fldCharType="separate"/>
            </w:r>
            <w:r>
              <w:rPr>
                <w:webHidden/>
              </w:rPr>
              <w:t>22</w:t>
            </w:r>
            <w:r>
              <w:rPr>
                <w:webHidden/>
              </w:rPr>
              <w:fldChar w:fldCharType="end"/>
            </w:r>
          </w:hyperlink>
        </w:p>
        <w:p w:rsidR="00D52597" w:rsidRDefault="00D52597">
          <w:pPr>
            <w:pStyle w:val="26"/>
            <w:tabs>
              <w:tab w:val="left" w:pos="720"/>
            </w:tabs>
            <w:rPr>
              <w:rFonts w:asciiTheme="minorHAnsi" w:eastAsiaTheme="minorEastAsia" w:hAnsiTheme="minorHAnsi" w:cstheme="minorBidi"/>
              <w:sz w:val="22"/>
              <w:lang w:val="ru-RU" w:eastAsia="ru-RU"/>
            </w:rPr>
          </w:pPr>
          <w:hyperlink w:anchor="_Toc452065768" w:history="1">
            <w:r w:rsidRPr="00011C0A">
              <w:rPr>
                <w:rStyle w:val="af0"/>
                <w:rFonts w:eastAsiaTheme="majorEastAsia"/>
              </w:rPr>
              <w:t>1.</w:t>
            </w:r>
            <w:r>
              <w:rPr>
                <w:rFonts w:asciiTheme="minorHAnsi" w:eastAsiaTheme="minorEastAsia" w:hAnsiTheme="minorHAnsi" w:cstheme="minorBidi"/>
                <w:sz w:val="22"/>
                <w:lang w:val="ru-RU" w:eastAsia="ru-RU"/>
              </w:rPr>
              <w:tab/>
            </w:r>
            <w:r w:rsidRPr="00011C0A">
              <w:rPr>
                <w:rStyle w:val="af0"/>
                <w:rFonts w:eastAsiaTheme="majorEastAsia"/>
              </w:rPr>
              <w:t>https://uk.wikipedia.org/wiki/Ендоскопія</w:t>
            </w:r>
            <w:r>
              <w:rPr>
                <w:webHidden/>
              </w:rPr>
              <w:tab/>
            </w:r>
            <w:r>
              <w:rPr>
                <w:webHidden/>
              </w:rPr>
              <w:fldChar w:fldCharType="begin"/>
            </w:r>
            <w:r>
              <w:rPr>
                <w:webHidden/>
              </w:rPr>
              <w:instrText xml:space="preserve"> PAGEREF _Toc452065768 \h </w:instrText>
            </w:r>
            <w:r>
              <w:rPr>
                <w:webHidden/>
              </w:rPr>
            </w:r>
            <w:r>
              <w:rPr>
                <w:webHidden/>
              </w:rPr>
              <w:fldChar w:fldCharType="separate"/>
            </w:r>
            <w:r>
              <w:rPr>
                <w:webHidden/>
              </w:rPr>
              <w:t>22</w:t>
            </w:r>
            <w:r>
              <w:rPr>
                <w:webHidden/>
              </w:rPr>
              <w:fldChar w:fldCharType="end"/>
            </w:r>
          </w:hyperlink>
        </w:p>
        <w:p w:rsidR="003C2BB6" w:rsidRPr="00BF72C3" w:rsidRDefault="003C2BB6" w:rsidP="00BF72C3">
          <w:pPr>
            <w:spacing w:line="360" w:lineRule="auto"/>
            <w:rPr>
              <w:sz w:val="28"/>
              <w:szCs w:val="28"/>
              <w:lang w:val="uk-UA"/>
            </w:rPr>
          </w:pPr>
          <w:r w:rsidRPr="00BF72C3">
            <w:rPr>
              <w:sz w:val="28"/>
              <w:szCs w:val="28"/>
              <w:lang w:val="uk-UA"/>
            </w:rPr>
            <w:fldChar w:fldCharType="end"/>
          </w:r>
        </w:p>
      </w:sdtContent>
    </w:sdt>
    <w:p w:rsidR="00EE189D" w:rsidRPr="00BF72C3" w:rsidRDefault="00EE189D" w:rsidP="00BF72C3">
      <w:pPr>
        <w:spacing w:line="360" w:lineRule="auto"/>
        <w:ind w:right="-2"/>
        <w:rPr>
          <w:rFonts w:eastAsia="SimSun"/>
          <w:kern w:val="1"/>
          <w:sz w:val="28"/>
          <w:szCs w:val="28"/>
          <w:lang w:val="uk-UA" w:eastAsia="x-none" w:bidi="x-none"/>
        </w:rPr>
      </w:pPr>
    </w:p>
    <w:p w:rsidR="00AE3EBE" w:rsidRPr="00BF72C3" w:rsidRDefault="00AE3EBE" w:rsidP="00D902DF">
      <w:pPr>
        <w:pStyle w:val="2"/>
        <w:keepLines/>
        <w:widowControl w:val="0"/>
        <w:autoSpaceDE w:val="0"/>
        <w:autoSpaceDN w:val="0"/>
        <w:adjustRightInd w:val="0"/>
        <w:spacing w:before="320" w:after="120" w:line="360" w:lineRule="auto"/>
        <w:ind w:left="858" w:hanging="432"/>
        <w:rPr>
          <w:rFonts w:eastAsia="SimSun"/>
          <w:kern w:val="1"/>
          <w:lang w:val="uk-UA"/>
        </w:rPr>
      </w:pPr>
    </w:p>
    <w:p w:rsidR="00AE3EBE" w:rsidRPr="00127E61" w:rsidRDefault="00AE3EBE" w:rsidP="00BF72C3">
      <w:pPr>
        <w:spacing w:line="360" w:lineRule="auto"/>
        <w:rPr>
          <w:rFonts w:eastAsia="SimSun"/>
          <w:sz w:val="28"/>
          <w:szCs w:val="28"/>
          <w:lang w:val="uk-UA"/>
          <w:rPrChange w:id="5" w:author="ASD" w:date="2016-05-26T18:30:00Z">
            <w:rPr>
              <w:rFonts w:eastAsia="SimSun"/>
              <w:sz w:val="28"/>
              <w:szCs w:val="28"/>
              <w:lang w:val="uk-UA"/>
            </w:rPr>
          </w:rPrChange>
        </w:rPr>
      </w:pPr>
    </w:p>
    <w:p w:rsidR="00AE3EBE" w:rsidRPr="00127E61" w:rsidRDefault="00AE3EBE" w:rsidP="00BF72C3">
      <w:pPr>
        <w:spacing w:line="360" w:lineRule="auto"/>
        <w:rPr>
          <w:rFonts w:eastAsia="SimSun"/>
          <w:sz w:val="28"/>
          <w:szCs w:val="28"/>
          <w:lang w:val="uk-UA"/>
          <w:rPrChange w:id="6" w:author="ASD" w:date="2016-05-26T18:30:00Z">
            <w:rPr>
              <w:rFonts w:eastAsia="SimSun"/>
              <w:sz w:val="28"/>
              <w:szCs w:val="28"/>
              <w:lang w:val="uk-UA"/>
            </w:rPr>
          </w:rPrChange>
        </w:rPr>
      </w:pPr>
    </w:p>
    <w:p w:rsidR="00AE3EBE" w:rsidRPr="00127E61" w:rsidRDefault="00AE3EBE" w:rsidP="00BF72C3">
      <w:pPr>
        <w:spacing w:line="360" w:lineRule="auto"/>
        <w:rPr>
          <w:rFonts w:eastAsia="SimSun"/>
          <w:sz w:val="28"/>
          <w:szCs w:val="28"/>
          <w:lang w:val="uk-UA"/>
          <w:rPrChange w:id="7" w:author="ASD" w:date="2016-05-26T18:30:00Z">
            <w:rPr>
              <w:rFonts w:eastAsia="SimSun"/>
              <w:sz w:val="28"/>
              <w:szCs w:val="28"/>
              <w:lang w:val="uk-UA"/>
            </w:rPr>
          </w:rPrChange>
        </w:rPr>
      </w:pPr>
    </w:p>
    <w:p w:rsidR="00AE3EBE" w:rsidRPr="00127E61" w:rsidRDefault="00AE3EBE" w:rsidP="00BF72C3">
      <w:pPr>
        <w:spacing w:line="360" w:lineRule="auto"/>
        <w:rPr>
          <w:rFonts w:eastAsia="SimSun"/>
          <w:sz w:val="28"/>
          <w:szCs w:val="28"/>
          <w:lang w:val="uk-UA"/>
          <w:rPrChange w:id="8" w:author="ASD" w:date="2016-05-26T18:30:00Z">
            <w:rPr>
              <w:rFonts w:eastAsia="SimSun"/>
              <w:sz w:val="28"/>
              <w:szCs w:val="28"/>
              <w:lang w:val="uk-UA"/>
            </w:rPr>
          </w:rPrChange>
        </w:rPr>
        <w:pPrChange w:id="9" w:author="ASD" w:date="2016-05-26T18:41:00Z">
          <w:pPr>
            <w:spacing w:line="360" w:lineRule="auto"/>
          </w:pPr>
        </w:pPrChange>
      </w:pPr>
    </w:p>
    <w:p w:rsidR="00AE3EBE" w:rsidRPr="00127E61" w:rsidRDefault="00AE3EBE" w:rsidP="00D902DF">
      <w:pPr>
        <w:pStyle w:val="2"/>
        <w:keepLines/>
        <w:widowControl w:val="0"/>
        <w:tabs>
          <w:tab w:val="left" w:pos="1909"/>
        </w:tabs>
        <w:autoSpaceDE w:val="0"/>
        <w:autoSpaceDN w:val="0"/>
        <w:adjustRightInd w:val="0"/>
        <w:spacing w:before="320" w:after="120" w:line="360" w:lineRule="auto"/>
        <w:ind w:left="858" w:hanging="432"/>
        <w:rPr>
          <w:rFonts w:eastAsia="SimSun"/>
          <w:lang w:val="uk-UA"/>
          <w:rPrChange w:id="10" w:author="ASD" w:date="2016-05-26T18:30:00Z">
            <w:rPr>
              <w:rFonts w:eastAsia="SimSun"/>
              <w:lang w:val="uk-UA"/>
            </w:rPr>
          </w:rPrChange>
        </w:rPr>
      </w:pPr>
      <w:r w:rsidRPr="00127E61">
        <w:rPr>
          <w:rFonts w:eastAsia="SimSun"/>
          <w:lang w:val="uk-UA"/>
          <w:rPrChange w:id="11" w:author="ASD" w:date="2016-05-26T18:30:00Z">
            <w:rPr>
              <w:rFonts w:eastAsia="SimSun"/>
              <w:lang w:val="uk-UA"/>
            </w:rPr>
          </w:rPrChange>
        </w:rPr>
        <w:tab/>
      </w:r>
      <w:r w:rsidRPr="00127E61">
        <w:rPr>
          <w:rFonts w:eastAsia="SimSun"/>
          <w:lang w:val="uk-UA"/>
          <w:rPrChange w:id="12" w:author="ASD" w:date="2016-05-26T18:30:00Z">
            <w:rPr>
              <w:rFonts w:eastAsia="SimSun"/>
              <w:lang w:val="uk-UA"/>
            </w:rPr>
          </w:rPrChange>
        </w:rPr>
        <w:tab/>
      </w:r>
    </w:p>
    <w:p w:rsidR="00107BBB" w:rsidRPr="00127E61" w:rsidRDefault="002F5276" w:rsidP="00D902DF">
      <w:pPr>
        <w:pStyle w:val="1"/>
        <w:spacing w:line="360" w:lineRule="auto"/>
        <w:rPr>
          <w:i/>
          <w:lang w:val="uk-UA"/>
          <w:rPrChange w:id="13" w:author="ASD" w:date="2016-05-26T18:30:00Z">
            <w:rPr>
              <w:i/>
            </w:rPr>
          </w:rPrChange>
        </w:rPr>
      </w:pPr>
      <w:r w:rsidRPr="00127E61">
        <w:rPr>
          <w:rFonts w:eastAsia="SimSun"/>
          <w:lang w:val="uk-UA"/>
          <w:rPrChange w:id="14" w:author="ASD" w:date="2016-05-26T18:30:00Z">
            <w:rPr>
              <w:rFonts w:eastAsia="SimSun"/>
            </w:rPr>
          </w:rPrChange>
        </w:rPr>
        <w:br w:type="page"/>
      </w:r>
      <w:bookmarkStart w:id="15" w:name="_Toc391370611"/>
      <w:bookmarkStart w:id="16" w:name="_Toc452065730"/>
      <w:r w:rsidR="00107BBB" w:rsidRPr="00127E61">
        <w:rPr>
          <w:rFonts w:eastAsiaTheme="majorEastAsia"/>
          <w:lang w:val="uk-UA"/>
          <w:rPrChange w:id="17" w:author="ASD" w:date="2016-05-26T18:30:00Z">
            <w:rPr>
              <w:rFonts w:eastAsiaTheme="majorEastAsia"/>
            </w:rPr>
          </w:rPrChange>
        </w:rPr>
        <w:lastRenderedPageBreak/>
        <w:t>В</w:t>
      </w:r>
      <w:bookmarkEnd w:id="15"/>
      <w:r w:rsidR="00E33834" w:rsidRPr="00127E61">
        <w:rPr>
          <w:rFonts w:eastAsiaTheme="majorEastAsia"/>
          <w:lang w:val="uk-UA"/>
          <w:rPrChange w:id="18" w:author="ASD" w:date="2016-05-26T18:30:00Z">
            <w:rPr>
              <w:rFonts w:eastAsiaTheme="majorEastAsia"/>
            </w:rPr>
          </w:rPrChange>
        </w:rPr>
        <w:t>СТУП</w:t>
      </w:r>
      <w:bookmarkEnd w:id="16"/>
    </w:p>
    <w:p w:rsidR="003C2BB6" w:rsidRPr="00BF72C3" w:rsidRDefault="003C2BB6" w:rsidP="00BF72C3">
      <w:pPr>
        <w:widowControl w:val="0"/>
        <w:autoSpaceDE w:val="0"/>
        <w:autoSpaceDN w:val="0"/>
        <w:adjustRightInd w:val="0"/>
        <w:spacing w:line="360" w:lineRule="auto"/>
        <w:ind w:firstLine="567"/>
        <w:rPr>
          <w:sz w:val="28"/>
          <w:szCs w:val="28"/>
          <w:lang w:val="uk-UA"/>
        </w:rPr>
        <w:pPrChange w:id="19" w:author="ASD" w:date="2016-05-26T18:41:00Z">
          <w:pPr>
            <w:widowControl w:val="0"/>
            <w:autoSpaceDE w:val="0"/>
            <w:autoSpaceDN w:val="0"/>
            <w:adjustRightInd w:val="0"/>
            <w:spacing w:line="360" w:lineRule="auto"/>
            <w:ind w:firstLine="567"/>
            <w:jc w:val="both"/>
          </w:pPr>
        </w:pPrChange>
      </w:pPr>
      <w:r w:rsidRPr="00BF72C3">
        <w:rPr>
          <w:sz w:val="28"/>
          <w:szCs w:val="28"/>
          <w:lang w:val="uk-UA"/>
        </w:rPr>
        <w:t xml:space="preserve">Трапляються ситуації, коли необхідно зазирнути у недоступну для людини зону та мати алгоритм, який би швидко міг знайти те, що нам потрібно. Саме для таких цілей я створив свій подовжувач та написав програмне забезпечення, яке дозволяє в автоматизованому режимі знаходити шукані об’єкти. Мій прилад збудований на основі смартфону під управлінням операційної системи </w:t>
      </w:r>
      <w:proofErr w:type="spellStart"/>
      <w:r w:rsidRPr="00BF72C3">
        <w:rPr>
          <w:sz w:val="28"/>
          <w:szCs w:val="28"/>
          <w:lang w:val="uk-UA"/>
        </w:rPr>
        <w:t>Android</w:t>
      </w:r>
      <w:proofErr w:type="spellEnd"/>
      <w:r w:rsidRPr="00BF72C3">
        <w:rPr>
          <w:sz w:val="28"/>
          <w:szCs w:val="28"/>
          <w:lang w:val="uk-UA"/>
        </w:rPr>
        <w:t>, що забезпечує відкриту платформу для інших розробників.</w:t>
      </w:r>
    </w:p>
    <w:p w:rsidR="00D312A2" w:rsidRPr="00127E61" w:rsidRDefault="00D312A2" w:rsidP="00BF72C3">
      <w:pPr>
        <w:widowControl w:val="0"/>
        <w:autoSpaceDE w:val="0"/>
        <w:autoSpaceDN w:val="0"/>
        <w:adjustRightInd w:val="0"/>
        <w:spacing w:line="360" w:lineRule="auto"/>
        <w:ind w:firstLine="567"/>
        <w:rPr>
          <w:sz w:val="28"/>
          <w:szCs w:val="28"/>
          <w:lang w:val="uk-UA"/>
          <w:rPrChange w:id="20" w:author="ASD" w:date="2016-05-26T18:30:00Z">
            <w:rPr>
              <w:sz w:val="28"/>
              <w:szCs w:val="28"/>
              <w:lang w:val="uk-UA"/>
            </w:rPr>
          </w:rPrChange>
        </w:rPr>
        <w:pPrChange w:id="21" w:author="ASD" w:date="2016-05-26T18:41:00Z">
          <w:pPr>
            <w:widowControl w:val="0"/>
            <w:autoSpaceDE w:val="0"/>
            <w:autoSpaceDN w:val="0"/>
            <w:adjustRightInd w:val="0"/>
            <w:spacing w:line="360" w:lineRule="auto"/>
            <w:ind w:firstLine="567"/>
            <w:jc w:val="both"/>
          </w:pPr>
        </w:pPrChange>
      </w:pPr>
    </w:p>
    <w:p w:rsidR="00A73708" w:rsidRPr="00127E61" w:rsidRDefault="00A73708" w:rsidP="00BF72C3">
      <w:pPr>
        <w:spacing w:line="360" w:lineRule="auto"/>
        <w:rPr>
          <w:sz w:val="28"/>
          <w:szCs w:val="28"/>
          <w:lang w:val="uk-UA"/>
          <w:rPrChange w:id="22" w:author="ASD" w:date="2016-05-26T18:30:00Z">
            <w:rPr>
              <w:sz w:val="28"/>
              <w:szCs w:val="28"/>
              <w:lang w:val="uk-UA"/>
            </w:rPr>
          </w:rPrChange>
        </w:rPr>
      </w:pPr>
      <w:r w:rsidRPr="00127E61">
        <w:rPr>
          <w:sz w:val="28"/>
          <w:szCs w:val="28"/>
          <w:lang w:val="uk-UA"/>
          <w:rPrChange w:id="23" w:author="ASD" w:date="2016-05-26T18:30:00Z">
            <w:rPr>
              <w:sz w:val="28"/>
              <w:szCs w:val="28"/>
              <w:lang w:val="uk-UA"/>
            </w:rPr>
          </w:rPrChange>
        </w:rPr>
        <w:br w:type="page"/>
      </w:r>
    </w:p>
    <w:p w:rsidR="00D312A2" w:rsidRPr="00127E61" w:rsidRDefault="00440440" w:rsidP="00D902DF">
      <w:pPr>
        <w:pStyle w:val="1"/>
        <w:spacing w:line="360" w:lineRule="auto"/>
        <w:rPr>
          <w:rFonts w:eastAsiaTheme="majorEastAsia"/>
          <w:i/>
          <w:iCs/>
          <w:lang w:val="uk-UA"/>
          <w:rPrChange w:id="24" w:author="ASD" w:date="2016-05-26T18:30:00Z">
            <w:rPr>
              <w:rFonts w:eastAsiaTheme="majorEastAsia"/>
              <w:i/>
              <w:iCs/>
              <w:lang w:val="uk-UA"/>
            </w:rPr>
          </w:rPrChange>
        </w:rPr>
      </w:pPr>
      <w:bookmarkStart w:id="25" w:name="_Toc452065731"/>
      <w:r w:rsidRPr="00127E61">
        <w:rPr>
          <w:rFonts w:eastAsiaTheme="majorEastAsia"/>
          <w:lang w:val="uk-UA"/>
          <w:rPrChange w:id="26" w:author="ASD" w:date="2016-05-26T18:30:00Z">
            <w:rPr>
              <w:rFonts w:eastAsiaTheme="majorEastAsia"/>
              <w:lang w:val="uk-UA"/>
            </w:rPr>
          </w:rPrChange>
        </w:rPr>
        <w:lastRenderedPageBreak/>
        <w:t xml:space="preserve">РОЗДІЛ </w:t>
      </w:r>
      <w:r w:rsidR="00D312A2" w:rsidRPr="00127E61">
        <w:rPr>
          <w:rFonts w:eastAsiaTheme="majorEastAsia"/>
          <w:lang w:val="uk-UA"/>
          <w:rPrChange w:id="27" w:author="ASD" w:date="2016-05-26T18:30:00Z">
            <w:rPr>
              <w:rFonts w:eastAsiaTheme="majorEastAsia"/>
              <w:lang w:val="uk-UA"/>
            </w:rPr>
          </w:rPrChange>
        </w:rPr>
        <w:t>1</w:t>
      </w:r>
      <w:r w:rsidRPr="00127E61">
        <w:rPr>
          <w:rFonts w:eastAsiaTheme="majorEastAsia"/>
          <w:lang w:val="uk-UA"/>
          <w:rPrChange w:id="28" w:author="ASD" w:date="2016-05-26T18:30:00Z">
            <w:rPr>
              <w:rFonts w:eastAsiaTheme="majorEastAsia"/>
              <w:lang w:val="uk-UA"/>
            </w:rPr>
          </w:rPrChange>
        </w:rPr>
        <w:t xml:space="preserve">. </w:t>
      </w:r>
      <w:r w:rsidR="00AA085A" w:rsidRPr="00127E61">
        <w:rPr>
          <w:rFonts w:eastAsiaTheme="majorEastAsia"/>
          <w:lang w:val="uk-UA"/>
          <w:rPrChange w:id="29" w:author="ASD" w:date="2016-05-26T18:30:00Z">
            <w:rPr>
              <w:rFonts w:eastAsiaTheme="majorEastAsia"/>
              <w:lang w:val="uk-UA"/>
            </w:rPr>
          </w:rPrChange>
        </w:rPr>
        <w:t>ДІАГНОСТИКА</w:t>
      </w:r>
      <w:r w:rsidRPr="00127E61">
        <w:rPr>
          <w:rFonts w:eastAsiaTheme="majorEastAsia"/>
          <w:lang w:val="uk-UA"/>
          <w:rPrChange w:id="30" w:author="ASD" w:date="2016-05-26T18:30:00Z">
            <w:rPr>
              <w:rFonts w:eastAsiaTheme="majorEastAsia"/>
              <w:lang w:val="uk-UA"/>
            </w:rPr>
          </w:rPrChange>
        </w:rPr>
        <w:t xml:space="preserve"> ВАЖЕОДОСТУПНИХ СЕРЕДОВИЩ</w:t>
      </w:r>
      <w:bookmarkEnd w:id="25"/>
    </w:p>
    <w:p w:rsidR="00D312A2" w:rsidRPr="00127E61" w:rsidRDefault="00645027" w:rsidP="00D902DF">
      <w:pPr>
        <w:pStyle w:val="2"/>
        <w:numPr>
          <w:ilvl w:val="0"/>
          <w:numId w:val="13"/>
        </w:numPr>
        <w:spacing w:line="360" w:lineRule="auto"/>
        <w:ind w:left="1260" w:hanging="540"/>
        <w:rPr>
          <w:rFonts w:eastAsia="Calibri"/>
          <w:lang w:val="uk-UA"/>
          <w:rPrChange w:id="31" w:author="ASD" w:date="2016-05-26T18:30:00Z">
            <w:rPr>
              <w:rFonts w:eastAsia="Calibri"/>
              <w:lang w:val="uk-UA"/>
            </w:rPr>
          </w:rPrChange>
        </w:rPr>
      </w:pPr>
      <w:bookmarkStart w:id="32" w:name="_Toc452065732"/>
      <w:r w:rsidRPr="00127E61">
        <w:rPr>
          <w:rFonts w:eastAsia="Calibri"/>
          <w:lang w:val="uk-UA"/>
          <w:rPrChange w:id="33" w:author="ASD" w:date="2016-05-26T18:30:00Z">
            <w:rPr>
              <w:rFonts w:eastAsia="Calibri"/>
              <w:lang w:val="uk-UA"/>
            </w:rPr>
          </w:rPrChange>
        </w:rPr>
        <w:t>Періоди розвитку ендоскопії</w:t>
      </w:r>
      <w:bookmarkEnd w:id="32"/>
    </w:p>
    <w:p w:rsidR="008E7559" w:rsidRPr="00127E61" w:rsidRDefault="00865A14" w:rsidP="00BF72C3">
      <w:pPr>
        <w:widowControl w:val="0"/>
        <w:autoSpaceDE w:val="0"/>
        <w:autoSpaceDN w:val="0"/>
        <w:adjustRightInd w:val="0"/>
        <w:spacing w:line="360" w:lineRule="auto"/>
        <w:ind w:firstLine="567"/>
        <w:rPr>
          <w:sz w:val="28"/>
          <w:szCs w:val="28"/>
          <w:lang w:val="uk-UA"/>
          <w:rPrChange w:id="34" w:author="ASD" w:date="2016-05-26T18:30:00Z">
            <w:rPr>
              <w:sz w:val="28"/>
              <w:szCs w:val="28"/>
              <w:lang w:val="uk-UA"/>
            </w:rPr>
          </w:rPrChange>
        </w:rPr>
        <w:pPrChange w:id="35"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36" w:author="ASD" w:date="2016-05-26T18:30:00Z">
            <w:rPr>
              <w:sz w:val="28"/>
              <w:szCs w:val="28"/>
              <w:lang w:val="uk-UA"/>
            </w:rPr>
          </w:rPrChange>
        </w:rPr>
        <w:t>Дана розробка відноситься до п</w:t>
      </w:r>
      <w:r w:rsidR="008E7559" w:rsidRPr="00127E61">
        <w:rPr>
          <w:sz w:val="28"/>
          <w:szCs w:val="28"/>
          <w:lang w:val="uk-UA"/>
          <w:rPrChange w:id="37" w:author="ASD" w:date="2016-05-26T18:30:00Z">
            <w:rPr>
              <w:sz w:val="28"/>
              <w:szCs w:val="28"/>
              <w:lang w:val="uk-UA"/>
            </w:rPr>
          </w:rPrChange>
        </w:rPr>
        <w:t>ідвид</w:t>
      </w:r>
      <w:r w:rsidRPr="00127E61">
        <w:rPr>
          <w:sz w:val="28"/>
          <w:szCs w:val="28"/>
          <w:lang w:val="uk-UA"/>
          <w:rPrChange w:id="38" w:author="ASD" w:date="2016-05-26T18:30:00Z">
            <w:rPr>
              <w:sz w:val="28"/>
              <w:szCs w:val="28"/>
              <w:lang w:val="uk-UA"/>
            </w:rPr>
          </w:rPrChange>
        </w:rPr>
        <w:t>у</w:t>
      </w:r>
      <w:r w:rsidR="008E7559" w:rsidRPr="00127E61">
        <w:rPr>
          <w:sz w:val="28"/>
          <w:szCs w:val="28"/>
          <w:lang w:val="uk-UA"/>
          <w:rPrChange w:id="39" w:author="ASD" w:date="2016-05-26T18:30:00Z">
            <w:rPr>
              <w:sz w:val="28"/>
              <w:szCs w:val="28"/>
              <w:lang w:val="uk-UA"/>
            </w:rPr>
          </w:rPrChange>
        </w:rPr>
        <w:t xml:space="preserve"> приладів, </w:t>
      </w:r>
      <w:r w:rsidRPr="00127E61">
        <w:rPr>
          <w:sz w:val="28"/>
          <w:szCs w:val="28"/>
          <w:lang w:val="uk-UA"/>
          <w:rPrChange w:id="40" w:author="ASD" w:date="2016-05-26T18:30:00Z">
            <w:rPr>
              <w:sz w:val="28"/>
              <w:szCs w:val="28"/>
              <w:lang w:val="uk-UA"/>
            </w:rPr>
          </w:rPrChange>
        </w:rPr>
        <w:t>що</w:t>
      </w:r>
      <w:r w:rsidR="008E7559" w:rsidRPr="00127E61">
        <w:rPr>
          <w:sz w:val="28"/>
          <w:szCs w:val="28"/>
          <w:lang w:val="uk-UA"/>
          <w:rPrChange w:id="41" w:author="ASD" w:date="2016-05-26T18:30:00Z">
            <w:rPr>
              <w:sz w:val="28"/>
              <w:szCs w:val="28"/>
              <w:lang w:val="uk-UA"/>
            </w:rPr>
          </w:rPrChange>
        </w:rPr>
        <w:t xml:space="preserve"> призначені для дослідження важкодоступних середовищ</w:t>
      </w:r>
      <w:r w:rsidR="00A93EE5" w:rsidRPr="00127E61">
        <w:rPr>
          <w:sz w:val="28"/>
          <w:szCs w:val="28"/>
          <w:lang w:val="uk-UA"/>
          <w:rPrChange w:id="42" w:author="ASD" w:date="2016-05-26T18:30:00Z">
            <w:rPr>
              <w:sz w:val="28"/>
              <w:szCs w:val="28"/>
              <w:lang w:val="uk-UA"/>
            </w:rPr>
          </w:rPrChange>
        </w:rPr>
        <w:t xml:space="preserve">. Потреба в таких приладах з’явилося з необхідністю зазирнути, туди куди людське око фізично не може. </w:t>
      </w:r>
    </w:p>
    <w:p w:rsidR="00A93EE5" w:rsidRPr="00127E61" w:rsidRDefault="00A93EE5" w:rsidP="00BF72C3">
      <w:pPr>
        <w:widowControl w:val="0"/>
        <w:autoSpaceDE w:val="0"/>
        <w:autoSpaceDN w:val="0"/>
        <w:adjustRightInd w:val="0"/>
        <w:spacing w:line="360" w:lineRule="auto"/>
        <w:ind w:firstLine="567"/>
        <w:rPr>
          <w:sz w:val="28"/>
          <w:szCs w:val="28"/>
          <w:lang w:val="uk-UA"/>
          <w:rPrChange w:id="43" w:author="ASD" w:date="2016-05-26T18:30:00Z">
            <w:rPr>
              <w:sz w:val="28"/>
              <w:szCs w:val="28"/>
              <w:lang w:val="uk-UA"/>
            </w:rPr>
          </w:rPrChange>
        </w:rPr>
        <w:pPrChange w:id="44"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45" w:author="ASD" w:date="2016-05-26T18:30:00Z">
            <w:rPr>
              <w:sz w:val="28"/>
              <w:szCs w:val="28"/>
              <w:lang w:val="uk-UA"/>
            </w:rPr>
          </w:rPrChange>
        </w:rPr>
        <w:t xml:space="preserve">Уперше дану проблеми вперше спробував вирішити </w:t>
      </w:r>
      <w:proofErr w:type="spellStart"/>
      <w:r w:rsidRPr="00127E61">
        <w:rPr>
          <w:sz w:val="28"/>
          <w:szCs w:val="28"/>
          <w:lang w:val="uk-UA"/>
          <w:rPrChange w:id="46" w:author="ASD" w:date="2016-05-26T18:30:00Z">
            <w:rPr>
              <w:sz w:val="28"/>
              <w:szCs w:val="28"/>
              <w:lang w:val="uk-UA"/>
            </w:rPr>
          </w:rPrChange>
        </w:rPr>
        <w:t>Philip</w:t>
      </w:r>
      <w:proofErr w:type="spellEnd"/>
      <w:r w:rsidRPr="00127E61">
        <w:rPr>
          <w:sz w:val="28"/>
          <w:szCs w:val="28"/>
          <w:lang w:val="uk-UA"/>
          <w:rPrChange w:id="47" w:author="ASD" w:date="2016-05-26T18:30:00Z">
            <w:rPr>
              <w:sz w:val="28"/>
              <w:szCs w:val="28"/>
              <w:lang w:val="uk-UA"/>
            </w:rPr>
          </w:rPrChange>
        </w:rPr>
        <w:t xml:space="preserve"> </w:t>
      </w:r>
      <w:proofErr w:type="spellStart"/>
      <w:r w:rsidRPr="00127E61">
        <w:rPr>
          <w:sz w:val="28"/>
          <w:szCs w:val="28"/>
          <w:lang w:val="uk-UA"/>
          <w:rPrChange w:id="48" w:author="ASD" w:date="2016-05-26T18:30:00Z">
            <w:rPr>
              <w:sz w:val="28"/>
              <w:szCs w:val="28"/>
              <w:lang w:val="uk-UA"/>
            </w:rPr>
          </w:rPrChange>
        </w:rPr>
        <w:t>Bozzini</w:t>
      </w:r>
      <w:proofErr w:type="spellEnd"/>
      <w:r w:rsidRPr="00127E61">
        <w:rPr>
          <w:sz w:val="28"/>
          <w:szCs w:val="28"/>
          <w:lang w:val="uk-UA"/>
          <w:rPrChange w:id="49" w:author="ASD" w:date="2016-05-26T18:30:00Z">
            <w:rPr>
              <w:sz w:val="28"/>
              <w:szCs w:val="28"/>
              <w:lang w:val="uk-UA"/>
            </w:rPr>
          </w:rPrChange>
        </w:rPr>
        <w:t xml:space="preserve">  в 1806 році. Його </w:t>
      </w:r>
      <w:proofErr w:type="spellStart"/>
      <w:r w:rsidRPr="00127E61">
        <w:rPr>
          <w:sz w:val="28"/>
          <w:szCs w:val="28"/>
          <w:lang w:val="uk-UA"/>
          <w:rPrChange w:id="50" w:author="ASD" w:date="2016-05-26T18:30:00Z">
            <w:rPr>
              <w:sz w:val="28"/>
              <w:szCs w:val="28"/>
              <w:lang w:val="uk-UA"/>
            </w:rPr>
          </w:rPrChange>
        </w:rPr>
        <w:t>необхідніть</w:t>
      </w:r>
      <w:proofErr w:type="spellEnd"/>
      <w:r w:rsidRPr="00127E61">
        <w:rPr>
          <w:sz w:val="28"/>
          <w:szCs w:val="28"/>
          <w:lang w:val="uk-UA"/>
          <w:rPrChange w:id="51" w:author="ASD" w:date="2016-05-26T18:30:00Z">
            <w:rPr>
              <w:sz w:val="28"/>
              <w:szCs w:val="28"/>
              <w:lang w:val="uk-UA"/>
            </w:rPr>
          </w:rPrChange>
        </w:rPr>
        <w:t xml:space="preserve"> у даному приладі була пов’язана з дослідженням людського тіла. Усього ендоскопія налічує чотири періоди свого існування</w:t>
      </w:r>
      <w:r w:rsidR="00AC25BC" w:rsidRPr="00127E61">
        <w:rPr>
          <w:sz w:val="28"/>
          <w:szCs w:val="28"/>
          <w:lang w:val="uk-UA"/>
          <w:rPrChange w:id="52" w:author="ASD" w:date="2016-05-26T18:30:00Z">
            <w:rPr>
              <w:sz w:val="28"/>
              <w:szCs w:val="28"/>
              <w:lang w:val="uk-UA"/>
            </w:rPr>
          </w:rPrChange>
        </w:rPr>
        <w:t xml:space="preserve">, які </w:t>
      </w:r>
      <w:proofErr w:type="spellStart"/>
      <w:r w:rsidR="00AC25BC" w:rsidRPr="00127E61">
        <w:rPr>
          <w:sz w:val="28"/>
          <w:szCs w:val="28"/>
          <w:lang w:val="uk-UA"/>
          <w:rPrChange w:id="53" w:author="ASD" w:date="2016-05-26T18:30:00Z">
            <w:rPr>
              <w:sz w:val="28"/>
              <w:szCs w:val="28"/>
              <w:lang w:val="uk-UA"/>
            </w:rPr>
          </w:rPrChange>
        </w:rPr>
        <w:t>пудуть</w:t>
      </w:r>
      <w:proofErr w:type="spellEnd"/>
      <w:r w:rsidR="00AC25BC" w:rsidRPr="00127E61">
        <w:rPr>
          <w:sz w:val="28"/>
          <w:szCs w:val="28"/>
          <w:lang w:val="uk-UA"/>
          <w:rPrChange w:id="54" w:author="ASD" w:date="2016-05-26T18:30:00Z">
            <w:rPr>
              <w:sz w:val="28"/>
              <w:szCs w:val="28"/>
              <w:lang w:val="uk-UA"/>
            </w:rPr>
          </w:rPrChange>
        </w:rPr>
        <w:t xml:space="preserve"> представлені нижче.</w:t>
      </w:r>
      <w:r w:rsidRPr="00127E61">
        <w:rPr>
          <w:sz w:val="28"/>
          <w:szCs w:val="28"/>
          <w:lang w:val="uk-UA"/>
          <w:rPrChange w:id="55" w:author="ASD" w:date="2016-05-26T18:30:00Z">
            <w:rPr>
              <w:sz w:val="28"/>
              <w:szCs w:val="28"/>
              <w:lang w:val="uk-UA"/>
            </w:rPr>
          </w:rPrChange>
        </w:rPr>
        <w:t xml:space="preserve"> </w:t>
      </w:r>
    </w:p>
    <w:p w:rsidR="00AC25BC" w:rsidRPr="00127E61" w:rsidRDefault="00AC25BC" w:rsidP="00D902DF">
      <w:pPr>
        <w:pStyle w:val="3"/>
        <w:widowControl w:val="0"/>
        <w:numPr>
          <w:ilvl w:val="0"/>
          <w:numId w:val="16"/>
        </w:numPr>
        <w:tabs>
          <w:tab w:val="left" w:pos="1530"/>
        </w:tabs>
        <w:autoSpaceDE w:val="0"/>
        <w:autoSpaceDN w:val="0"/>
        <w:adjustRightInd w:val="0"/>
        <w:spacing w:line="360" w:lineRule="auto"/>
        <w:ind w:left="1170" w:hanging="450"/>
        <w:rPr>
          <w:szCs w:val="28"/>
          <w:lang w:val="uk-UA"/>
          <w:rPrChange w:id="56" w:author="ASD" w:date="2016-05-26T18:30:00Z">
            <w:rPr>
              <w:szCs w:val="28"/>
              <w:lang w:val="uk-UA"/>
            </w:rPr>
          </w:rPrChange>
        </w:rPr>
      </w:pPr>
      <w:bookmarkStart w:id="57" w:name="_Toc452065733"/>
      <w:r w:rsidRPr="00127E61">
        <w:rPr>
          <w:szCs w:val="28"/>
          <w:lang w:val="uk-UA"/>
          <w:rPrChange w:id="58" w:author="ASD" w:date="2016-05-26T18:30:00Z">
            <w:rPr>
              <w:szCs w:val="28"/>
              <w:lang w:val="uk-UA"/>
            </w:rPr>
          </w:rPrChange>
        </w:rPr>
        <w:t>Ригідний період.</w:t>
      </w:r>
      <w:bookmarkEnd w:id="57"/>
    </w:p>
    <w:p w:rsidR="00AC25BC" w:rsidRPr="00127E61" w:rsidRDefault="00AC25BC" w:rsidP="00BF72C3">
      <w:pPr>
        <w:widowControl w:val="0"/>
        <w:autoSpaceDE w:val="0"/>
        <w:autoSpaceDN w:val="0"/>
        <w:adjustRightInd w:val="0"/>
        <w:spacing w:line="360" w:lineRule="auto"/>
        <w:ind w:firstLine="567"/>
        <w:rPr>
          <w:sz w:val="28"/>
          <w:szCs w:val="28"/>
          <w:lang w:val="uk-UA"/>
          <w:rPrChange w:id="59" w:author="ASD" w:date="2016-05-26T18:30:00Z">
            <w:rPr>
              <w:sz w:val="28"/>
              <w:szCs w:val="28"/>
              <w:lang w:val="uk-UA"/>
            </w:rPr>
          </w:rPrChange>
        </w:rPr>
        <w:pPrChange w:id="60"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61" w:author="ASD" w:date="2016-05-26T18:30:00Z">
            <w:rPr>
              <w:sz w:val="28"/>
              <w:szCs w:val="28"/>
              <w:lang w:val="uk-UA"/>
            </w:rPr>
          </w:rPrChange>
        </w:rPr>
        <w:t xml:space="preserve">Початок першого етапу слід віднести до кінця 1795 року, коли були зроблені перші, досить небезпечні спроби ендоскопічних досліджень. У 1806 р </w:t>
      </w:r>
      <w:proofErr w:type="spellStart"/>
      <w:r w:rsidRPr="00127E61">
        <w:rPr>
          <w:sz w:val="28"/>
          <w:szCs w:val="28"/>
          <w:lang w:val="uk-UA"/>
          <w:rPrChange w:id="62" w:author="ASD" w:date="2016-05-26T18:30:00Z">
            <w:rPr>
              <w:sz w:val="28"/>
              <w:szCs w:val="28"/>
              <w:lang w:val="uk-UA"/>
            </w:rPr>
          </w:rPrChange>
        </w:rPr>
        <w:t>Philip</w:t>
      </w:r>
      <w:proofErr w:type="spellEnd"/>
      <w:r w:rsidRPr="00127E61">
        <w:rPr>
          <w:sz w:val="28"/>
          <w:szCs w:val="28"/>
          <w:lang w:val="uk-UA"/>
          <w:rPrChange w:id="63" w:author="ASD" w:date="2016-05-26T18:30:00Z">
            <w:rPr>
              <w:sz w:val="28"/>
              <w:szCs w:val="28"/>
              <w:lang w:val="uk-UA"/>
            </w:rPr>
          </w:rPrChange>
        </w:rPr>
        <w:t xml:space="preserve"> </w:t>
      </w:r>
      <w:proofErr w:type="spellStart"/>
      <w:r w:rsidRPr="00127E61">
        <w:rPr>
          <w:sz w:val="28"/>
          <w:szCs w:val="28"/>
          <w:lang w:val="uk-UA"/>
          <w:rPrChange w:id="64" w:author="ASD" w:date="2016-05-26T18:30:00Z">
            <w:rPr>
              <w:sz w:val="28"/>
              <w:szCs w:val="28"/>
              <w:lang w:val="uk-UA"/>
            </w:rPr>
          </w:rPrChange>
        </w:rPr>
        <w:t>Bozzini</w:t>
      </w:r>
      <w:proofErr w:type="spellEnd"/>
      <w:r w:rsidRPr="00127E61">
        <w:rPr>
          <w:sz w:val="28"/>
          <w:szCs w:val="28"/>
          <w:lang w:val="uk-UA"/>
          <w:rPrChange w:id="65" w:author="ASD" w:date="2016-05-26T18:30:00Z">
            <w:rPr>
              <w:sz w:val="28"/>
              <w:szCs w:val="28"/>
              <w:lang w:val="uk-UA"/>
            </w:rPr>
          </w:rPrChange>
        </w:rPr>
        <w:t xml:space="preserve"> (1773-1809) сконструював апарат для дослідження прямої кишки і матки використовуючи, як джерело світла свічку. Цей інструмент був названий "LICHTLEITER".</w:t>
      </w:r>
    </w:p>
    <w:p w:rsidR="00AC25BC" w:rsidRPr="00127E61" w:rsidRDefault="00AC25BC" w:rsidP="00BF72C3">
      <w:pPr>
        <w:widowControl w:val="0"/>
        <w:autoSpaceDE w:val="0"/>
        <w:autoSpaceDN w:val="0"/>
        <w:adjustRightInd w:val="0"/>
        <w:spacing w:line="360" w:lineRule="auto"/>
        <w:ind w:firstLine="567"/>
        <w:rPr>
          <w:sz w:val="28"/>
          <w:szCs w:val="28"/>
          <w:lang w:val="uk-UA"/>
          <w:rPrChange w:id="66" w:author="ASD" w:date="2016-05-26T18:30:00Z">
            <w:rPr>
              <w:sz w:val="28"/>
              <w:szCs w:val="28"/>
              <w:lang w:val="uk-UA"/>
            </w:rPr>
          </w:rPrChange>
        </w:rPr>
        <w:pPrChange w:id="67"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68" w:author="ASD" w:date="2016-05-26T18:30:00Z">
            <w:rPr>
              <w:sz w:val="28"/>
              <w:szCs w:val="28"/>
              <w:lang w:val="uk-UA"/>
            </w:rPr>
          </w:rPrChange>
        </w:rPr>
        <w:t>Однак сконструйований ним апарат не знайшов практичного застосування і ніколи не використовувався для дослідження на людях. У той час не розуміли вагомості цього винаходу</w:t>
      </w:r>
      <w:r w:rsidR="00EF637C" w:rsidRPr="00127E61">
        <w:rPr>
          <w:sz w:val="28"/>
          <w:szCs w:val="28"/>
          <w:lang w:val="uk-UA"/>
          <w:rPrChange w:id="69" w:author="ASD" w:date="2016-05-26T18:30:00Z">
            <w:rPr>
              <w:sz w:val="28"/>
              <w:szCs w:val="28"/>
              <w:lang w:val="uk-UA"/>
            </w:rPr>
          </w:rPrChange>
        </w:rPr>
        <w:t>. Сам же</w:t>
      </w:r>
      <w:r w:rsidRPr="00127E61">
        <w:rPr>
          <w:sz w:val="28"/>
          <w:szCs w:val="28"/>
          <w:lang w:val="uk-UA"/>
          <w:rPrChange w:id="70" w:author="ASD" w:date="2016-05-26T18:30:00Z">
            <w:rPr>
              <w:sz w:val="28"/>
              <w:szCs w:val="28"/>
              <w:lang w:val="uk-UA"/>
            </w:rPr>
          </w:rPrChange>
        </w:rPr>
        <w:t xml:space="preserve"> винахідник був покараний медичним факультетом міста Відня за "цікавість".</w:t>
      </w:r>
    </w:p>
    <w:p w:rsidR="00AC25BC" w:rsidRPr="00127E61" w:rsidRDefault="00AC25BC" w:rsidP="00BF72C3">
      <w:pPr>
        <w:widowControl w:val="0"/>
        <w:autoSpaceDE w:val="0"/>
        <w:autoSpaceDN w:val="0"/>
        <w:adjustRightInd w:val="0"/>
        <w:spacing w:line="360" w:lineRule="auto"/>
        <w:ind w:firstLine="567"/>
        <w:rPr>
          <w:sz w:val="28"/>
          <w:szCs w:val="28"/>
          <w:lang w:val="uk-UA"/>
          <w:rPrChange w:id="71" w:author="ASD" w:date="2016-05-26T18:30:00Z">
            <w:rPr>
              <w:sz w:val="28"/>
              <w:szCs w:val="28"/>
              <w:lang w:val="uk-UA"/>
            </w:rPr>
          </w:rPrChange>
        </w:rPr>
        <w:pPrChange w:id="72"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73" w:author="ASD" w:date="2016-05-26T18:30:00Z">
            <w:rPr>
              <w:sz w:val="28"/>
              <w:szCs w:val="28"/>
              <w:lang w:val="uk-UA"/>
            </w:rPr>
          </w:rPrChange>
        </w:rPr>
        <w:t xml:space="preserve">У 1826 році H. L. </w:t>
      </w:r>
      <w:proofErr w:type="spellStart"/>
      <w:r w:rsidRPr="00127E61">
        <w:rPr>
          <w:sz w:val="28"/>
          <w:szCs w:val="28"/>
          <w:lang w:val="uk-UA"/>
          <w:rPrChange w:id="74" w:author="ASD" w:date="2016-05-26T18:30:00Z">
            <w:rPr>
              <w:sz w:val="28"/>
              <w:szCs w:val="28"/>
              <w:lang w:val="uk-UA"/>
            </w:rPr>
          </w:rPrChange>
        </w:rPr>
        <w:t>Segales</w:t>
      </w:r>
      <w:proofErr w:type="spellEnd"/>
      <w:r w:rsidRPr="00127E61">
        <w:rPr>
          <w:sz w:val="28"/>
          <w:szCs w:val="28"/>
          <w:lang w:val="uk-UA"/>
          <w:rPrChange w:id="75" w:author="ASD" w:date="2016-05-26T18:30:00Z">
            <w:rPr>
              <w:sz w:val="28"/>
              <w:szCs w:val="28"/>
              <w:lang w:val="uk-UA"/>
            </w:rPr>
          </w:rPrChange>
        </w:rPr>
        <w:t xml:space="preserve"> повідомив про застосування вдосконаленого апарата, сконструйованого </w:t>
      </w:r>
      <w:proofErr w:type="spellStart"/>
      <w:r w:rsidRPr="00127E61">
        <w:rPr>
          <w:sz w:val="28"/>
          <w:szCs w:val="28"/>
          <w:lang w:val="uk-UA"/>
          <w:rPrChange w:id="76" w:author="ASD" w:date="2016-05-26T18:30:00Z">
            <w:rPr>
              <w:sz w:val="28"/>
              <w:szCs w:val="28"/>
              <w:lang w:val="uk-UA"/>
            </w:rPr>
          </w:rPrChange>
        </w:rPr>
        <w:t>Bozzini</w:t>
      </w:r>
      <w:proofErr w:type="spellEnd"/>
      <w:r w:rsidRPr="00127E61">
        <w:rPr>
          <w:sz w:val="28"/>
          <w:szCs w:val="28"/>
          <w:lang w:val="uk-UA"/>
          <w:rPrChange w:id="77" w:author="ASD" w:date="2016-05-26T18:30:00Z">
            <w:rPr>
              <w:sz w:val="28"/>
              <w:szCs w:val="28"/>
              <w:lang w:val="uk-UA"/>
            </w:rPr>
          </w:rPrChange>
        </w:rPr>
        <w:t>.</w:t>
      </w:r>
    </w:p>
    <w:p w:rsidR="00AC25BC" w:rsidRPr="00127E61" w:rsidRDefault="00AC25BC" w:rsidP="00BF72C3">
      <w:pPr>
        <w:widowControl w:val="0"/>
        <w:autoSpaceDE w:val="0"/>
        <w:autoSpaceDN w:val="0"/>
        <w:adjustRightInd w:val="0"/>
        <w:spacing w:line="360" w:lineRule="auto"/>
        <w:ind w:firstLine="567"/>
        <w:rPr>
          <w:sz w:val="28"/>
          <w:szCs w:val="28"/>
          <w:lang w:val="uk-UA"/>
          <w:rPrChange w:id="78" w:author="ASD" w:date="2016-05-26T18:30:00Z">
            <w:rPr>
              <w:sz w:val="28"/>
              <w:szCs w:val="28"/>
              <w:lang w:val="uk-UA"/>
            </w:rPr>
          </w:rPrChange>
        </w:rPr>
        <w:pPrChange w:id="79"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80" w:author="ASD" w:date="2016-05-26T18:30:00Z">
            <w:rPr>
              <w:sz w:val="28"/>
              <w:szCs w:val="28"/>
              <w:lang w:val="uk-UA"/>
            </w:rPr>
          </w:rPrChange>
        </w:rPr>
        <w:t xml:space="preserve">Французький хірург </w:t>
      </w:r>
      <w:proofErr w:type="spellStart"/>
      <w:r w:rsidRPr="00127E61">
        <w:rPr>
          <w:sz w:val="28"/>
          <w:szCs w:val="28"/>
          <w:lang w:val="uk-UA"/>
          <w:rPrChange w:id="81" w:author="ASD" w:date="2016-05-26T18:30:00Z">
            <w:rPr>
              <w:sz w:val="28"/>
              <w:szCs w:val="28"/>
              <w:lang w:val="uk-UA"/>
            </w:rPr>
          </w:rPrChange>
        </w:rPr>
        <w:t>Antoine</w:t>
      </w:r>
      <w:proofErr w:type="spellEnd"/>
      <w:r w:rsidRPr="00127E61">
        <w:rPr>
          <w:sz w:val="28"/>
          <w:szCs w:val="28"/>
          <w:lang w:val="uk-UA"/>
          <w:rPrChange w:id="82" w:author="ASD" w:date="2016-05-26T18:30:00Z">
            <w:rPr>
              <w:sz w:val="28"/>
              <w:szCs w:val="28"/>
              <w:lang w:val="uk-UA"/>
            </w:rPr>
          </w:rPrChange>
        </w:rPr>
        <w:t xml:space="preserve"> </w:t>
      </w:r>
      <w:proofErr w:type="spellStart"/>
      <w:r w:rsidRPr="00127E61">
        <w:rPr>
          <w:sz w:val="28"/>
          <w:szCs w:val="28"/>
          <w:lang w:val="uk-UA"/>
          <w:rPrChange w:id="83" w:author="ASD" w:date="2016-05-26T18:30:00Z">
            <w:rPr>
              <w:sz w:val="28"/>
              <w:szCs w:val="28"/>
              <w:lang w:val="uk-UA"/>
            </w:rPr>
          </w:rPrChange>
        </w:rPr>
        <w:t>Jean</w:t>
      </w:r>
      <w:proofErr w:type="spellEnd"/>
      <w:r w:rsidRPr="00127E61">
        <w:rPr>
          <w:sz w:val="28"/>
          <w:szCs w:val="28"/>
          <w:lang w:val="uk-UA"/>
          <w:rPrChange w:id="84" w:author="ASD" w:date="2016-05-26T18:30:00Z">
            <w:rPr>
              <w:sz w:val="28"/>
              <w:szCs w:val="28"/>
              <w:lang w:val="uk-UA"/>
            </w:rPr>
          </w:rPrChange>
        </w:rPr>
        <w:t xml:space="preserve"> </w:t>
      </w:r>
      <w:proofErr w:type="spellStart"/>
      <w:r w:rsidRPr="00127E61">
        <w:rPr>
          <w:sz w:val="28"/>
          <w:szCs w:val="28"/>
          <w:lang w:val="uk-UA"/>
          <w:rPrChange w:id="85" w:author="ASD" w:date="2016-05-26T18:30:00Z">
            <w:rPr>
              <w:sz w:val="28"/>
              <w:szCs w:val="28"/>
              <w:lang w:val="uk-UA"/>
            </w:rPr>
          </w:rPrChange>
        </w:rPr>
        <w:t>Desormeaux</w:t>
      </w:r>
      <w:proofErr w:type="spellEnd"/>
      <w:r w:rsidRPr="00127E61">
        <w:rPr>
          <w:sz w:val="28"/>
          <w:szCs w:val="28"/>
          <w:lang w:val="uk-UA"/>
          <w:rPrChange w:id="86" w:author="ASD" w:date="2016-05-26T18:30:00Z">
            <w:rPr>
              <w:sz w:val="28"/>
              <w:szCs w:val="28"/>
              <w:lang w:val="uk-UA"/>
            </w:rPr>
          </w:rPrChange>
        </w:rPr>
        <w:t xml:space="preserve">, що вважається "батьком ендоскопії", в 1853 р застосував для освітлення під час ендоскопічного дослідження спиртову лампу, що дозволило здійснювати більш детальний огляд. Інструмент поєднував у собі систему дзеркал і лінз і використовувався, головним чином, для огляду </w:t>
      </w:r>
      <w:proofErr w:type="spellStart"/>
      <w:r w:rsidRPr="00127E61">
        <w:rPr>
          <w:sz w:val="28"/>
          <w:szCs w:val="28"/>
          <w:lang w:val="uk-UA"/>
          <w:rPrChange w:id="87" w:author="ASD" w:date="2016-05-26T18:30:00Z">
            <w:rPr>
              <w:sz w:val="28"/>
              <w:szCs w:val="28"/>
              <w:lang w:val="uk-UA"/>
            </w:rPr>
          </w:rPrChange>
        </w:rPr>
        <w:t>урогенітального</w:t>
      </w:r>
      <w:proofErr w:type="spellEnd"/>
      <w:r w:rsidRPr="00127E61">
        <w:rPr>
          <w:sz w:val="28"/>
          <w:szCs w:val="28"/>
          <w:lang w:val="uk-UA"/>
          <w:rPrChange w:id="88" w:author="ASD" w:date="2016-05-26T18:30:00Z">
            <w:rPr>
              <w:sz w:val="28"/>
              <w:szCs w:val="28"/>
              <w:lang w:val="uk-UA"/>
            </w:rPr>
          </w:rPrChange>
        </w:rPr>
        <w:t xml:space="preserve"> тракту. Головними ускладненнями при таких дослідженнях були опіки.</w:t>
      </w:r>
    </w:p>
    <w:p w:rsidR="00AC25BC" w:rsidRPr="00127E61" w:rsidRDefault="00AC25BC" w:rsidP="00BF72C3">
      <w:pPr>
        <w:widowControl w:val="0"/>
        <w:autoSpaceDE w:val="0"/>
        <w:autoSpaceDN w:val="0"/>
        <w:adjustRightInd w:val="0"/>
        <w:spacing w:line="360" w:lineRule="auto"/>
        <w:ind w:firstLine="567"/>
        <w:rPr>
          <w:sz w:val="28"/>
          <w:szCs w:val="28"/>
          <w:lang w:val="uk-UA"/>
          <w:rPrChange w:id="89" w:author="ASD" w:date="2016-05-26T18:30:00Z">
            <w:rPr>
              <w:sz w:val="28"/>
              <w:szCs w:val="28"/>
              <w:lang w:val="uk-UA"/>
            </w:rPr>
          </w:rPrChange>
        </w:rPr>
        <w:pPrChange w:id="90"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91" w:author="ASD" w:date="2016-05-26T18:30:00Z">
            <w:rPr>
              <w:sz w:val="28"/>
              <w:szCs w:val="28"/>
              <w:lang w:val="uk-UA"/>
            </w:rPr>
          </w:rPrChange>
        </w:rPr>
        <w:lastRenderedPageBreak/>
        <w:t xml:space="preserve">A. </w:t>
      </w:r>
      <w:proofErr w:type="spellStart"/>
      <w:r w:rsidRPr="00127E61">
        <w:rPr>
          <w:sz w:val="28"/>
          <w:szCs w:val="28"/>
          <w:lang w:val="uk-UA"/>
          <w:rPrChange w:id="92" w:author="ASD" w:date="2016-05-26T18:30:00Z">
            <w:rPr>
              <w:sz w:val="28"/>
              <w:szCs w:val="28"/>
              <w:lang w:val="uk-UA"/>
            </w:rPr>
          </w:rPrChange>
        </w:rPr>
        <w:t>Kussmaul</w:t>
      </w:r>
      <w:proofErr w:type="spellEnd"/>
      <w:r w:rsidRPr="00127E61">
        <w:rPr>
          <w:sz w:val="28"/>
          <w:szCs w:val="28"/>
          <w:lang w:val="uk-UA"/>
          <w:rPrChange w:id="93" w:author="ASD" w:date="2016-05-26T18:30:00Z">
            <w:rPr>
              <w:sz w:val="28"/>
              <w:szCs w:val="28"/>
              <w:lang w:val="uk-UA"/>
            </w:rPr>
          </w:rPrChange>
        </w:rPr>
        <w:t xml:space="preserve"> в 1868 р ввів в практику методику гастроскопії за допомогою металевої трубки з гнучким </w:t>
      </w:r>
      <w:proofErr w:type="spellStart"/>
      <w:r w:rsidRPr="00127E61">
        <w:rPr>
          <w:sz w:val="28"/>
          <w:szCs w:val="28"/>
          <w:lang w:val="uk-UA"/>
          <w:rPrChange w:id="94" w:author="ASD" w:date="2016-05-26T18:30:00Z">
            <w:rPr>
              <w:sz w:val="28"/>
              <w:szCs w:val="28"/>
              <w:lang w:val="uk-UA"/>
            </w:rPr>
          </w:rPrChange>
        </w:rPr>
        <w:t>обтуратором</w:t>
      </w:r>
      <w:proofErr w:type="spellEnd"/>
      <w:r w:rsidRPr="00127E61">
        <w:rPr>
          <w:sz w:val="28"/>
          <w:szCs w:val="28"/>
          <w:lang w:val="uk-UA"/>
          <w:rPrChange w:id="95" w:author="ASD" w:date="2016-05-26T18:30:00Z">
            <w:rPr>
              <w:sz w:val="28"/>
              <w:szCs w:val="28"/>
              <w:lang w:val="uk-UA"/>
            </w:rPr>
          </w:rPrChange>
        </w:rPr>
        <w:t>. Спочатку в шлунок вводився гнучкий провідник (</w:t>
      </w:r>
      <w:proofErr w:type="spellStart"/>
      <w:r w:rsidRPr="00127E61">
        <w:rPr>
          <w:sz w:val="28"/>
          <w:szCs w:val="28"/>
          <w:lang w:val="uk-UA"/>
          <w:rPrChange w:id="96" w:author="ASD" w:date="2016-05-26T18:30:00Z">
            <w:rPr>
              <w:sz w:val="28"/>
              <w:szCs w:val="28"/>
              <w:lang w:val="uk-UA"/>
            </w:rPr>
          </w:rPrChange>
        </w:rPr>
        <w:t>обтуратор</w:t>
      </w:r>
      <w:proofErr w:type="spellEnd"/>
      <w:r w:rsidRPr="00127E61">
        <w:rPr>
          <w:sz w:val="28"/>
          <w:szCs w:val="28"/>
          <w:lang w:val="uk-UA"/>
          <w:rPrChange w:id="97" w:author="ASD" w:date="2016-05-26T18:30:00Z">
            <w:rPr>
              <w:sz w:val="28"/>
              <w:szCs w:val="28"/>
              <w:lang w:val="uk-UA"/>
            </w:rPr>
          </w:rPrChange>
        </w:rPr>
        <w:t>), а по ньому металева порожниста трубка. Введення такої трубки було можливо за умови, що верхні зуб</w:t>
      </w:r>
      <w:r w:rsidR="00EF637C" w:rsidRPr="00127E61">
        <w:rPr>
          <w:sz w:val="28"/>
          <w:szCs w:val="28"/>
          <w:lang w:val="uk-UA"/>
          <w:rPrChange w:id="98" w:author="ASD" w:date="2016-05-26T18:30:00Z">
            <w:rPr>
              <w:sz w:val="28"/>
              <w:szCs w:val="28"/>
              <w:lang w:val="uk-UA"/>
            </w:rPr>
          </w:rPrChange>
        </w:rPr>
        <w:t>ці</w:t>
      </w:r>
      <w:r w:rsidRPr="00127E61">
        <w:rPr>
          <w:sz w:val="28"/>
          <w:szCs w:val="28"/>
          <w:lang w:val="uk-UA"/>
          <w:rPrChange w:id="99" w:author="ASD" w:date="2016-05-26T18:30:00Z">
            <w:rPr>
              <w:sz w:val="28"/>
              <w:szCs w:val="28"/>
              <w:lang w:val="uk-UA"/>
            </w:rPr>
          </w:rPrChange>
        </w:rPr>
        <w:t xml:space="preserve"> знаходилися на одній прямій з віссю стравоходу. Надалі принцип </w:t>
      </w:r>
      <w:proofErr w:type="spellStart"/>
      <w:r w:rsidRPr="00127E61">
        <w:rPr>
          <w:sz w:val="28"/>
          <w:szCs w:val="28"/>
          <w:lang w:val="uk-UA"/>
          <w:rPrChange w:id="100" w:author="ASD" w:date="2016-05-26T18:30:00Z">
            <w:rPr>
              <w:sz w:val="28"/>
              <w:szCs w:val="28"/>
              <w:lang w:val="uk-UA"/>
            </w:rPr>
          </w:rPrChange>
        </w:rPr>
        <w:t>Куссмауля</w:t>
      </w:r>
      <w:proofErr w:type="spellEnd"/>
      <w:r w:rsidRPr="00127E61">
        <w:rPr>
          <w:sz w:val="28"/>
          <w:szCs w:val="28"/>
          <w:lang w:val="uk-UA"/>
          <w:rPrChange w:id="101" w:author="ASD" w:date="2016-05-26T18:30:00Z">
            <w:rPr>
              <w:sz w:val="28"/>
              <w:szCs w:val="28"/>
              <w:lang w:val="uk-UA"/>
            </w:rPr>
          </w:rPrChange>
        </w:rPr>
        <w:t xml:space="preserve"> був покладений в основу всіх </w:t>
      </w:r>
      <w:proofErr w:type="spellStart"/>
      <w:r w:rsidRPr="00127E61">
        <w:rPr>
          <w:sz w:val="28"/>
          <w:szCs w:val="28"/>
          <w:lang w:val="uk-UA"/>
          <w:rPrChange w:id="102" w:author="ASD" w:date="2016-05-26T18:30:00Z">
            <w:rPr>
              <w:sz w:val="28"/>
              <w:szCs w:val="28"/>
              <w:lang w:val="uk-UA"/>
            </w:rPr>
          </w:rPrChange>
        </w:rPr>
        <w:t>методик</w:t>
      </w:r>
      <w:proofErr w:type="spellEnd"/>
      <w:r w:rsidRPr="00127E61">
        <w:rPr>
          <w:sz w:val="28"/>
          <w:szCs w:val="28"/>
          <w:lang w:val="uk-UA"/>
          <w:rPrChange w:id="103" w:author="ASD" w:date="2016-05-26T18:30:00Z">
            <w:rPr>
              <w:sz w:val="28"/>
              <w:szCs w:val="28"/>
              <w:lang w:val="uk-UA"/>
            </w:rPr>
          </w:rPrChange>
        </w:rPr>
        <w:t xml:space="preserve"> з використанням жорстких і напівжорстких гастроскопії.</w:t>
      </w:r>
    </w:p>
    <w:p w:rsidR="00AC25BC" w:rsidRPr="00127E61" w:rsidRDefault="00AC25BC" w:rsidP="00BF72C3">
      <w:pPr>
        <w:widowControl w:val="0"/>
        <w:autoSpaceDE w:val="0"/>
        <w:autoSpaceDN w:val="0"/>
        <w:adjustRightInd w:val="0"/>
        <w:spacing w:line="360" w:lineRule="auto"/>
        <w:ind w:firstLine="567"/>
        <w:rPr>
          <w:sz w:val="28"/>
          <w:szCs w:val="28"/>
          <w:lang w:val="uk-UA"/>
          <w:rPrChange w:id="104" w:author="ASD" w:date="2016-05-26T18:30:00Z">
            <w:rPr>
              <w:sz w:val="28"/>
              <w:szCs w:val="28"/>
              <w:lang w:val="uk-UA"/>
            </w:rPr>
          </w:rPrChange>
        </w:rPr>
        <w:pPrChange w:id="105"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106" w:author="ASD" w:date="2016-05-26T18:30:00Z">
            <w:rPr>
              <w:sz w:val="28"/>
              <w:szCs w:val="28"/>
              <w:lang w:val="uk-UA"/>
            </w:rPr>
          </w:rPrChange>
        </w:rPr>
        <w:t xml:space="preserve">У тому ж році L. </w:t>
      </w:r>
      <w:proofErr w:type="spellStart"/>
      <w:r w:rsidRPr="00127E61">
        <w:rPr>
          <w:sz w:val="28"/>
          <w:szCs w:val="28"/>
          <w:lang w:val="uk-UA"/>
          <w:rPrChange w:id="107" w:author="ASD" w:date="2016-05-26T18:30:00Z">
            <w:rPr>
              <w:sz w:val="28"/>
              <w:szCs w:val="28"/>
              <w:lang w:val="uk-UA"/>
            </w:rPr>
          </w:rPrChange>
        </w:rPr>
        <w:t>Bevan</w:t>
      </w:r>
      <w:proofErr w:type="spellEnd"/>
      <w:r w:rsidRPr="00127E61">
        <w:rPr>
          <w:sz w:val="28"/>
          <w:szCs w:val="28"/>
          <w:lang w:val="uk-UA"/>
          <w:rPrChange w:id="108" w:author="ASD" w:date="2016-05-26T18:30:00Z">
            <w:rPr>
              <w:sz w:val="28"/>
              <w:szCs w:val="28"/>
              <w:lang w:val="uk-UA"/>
            </w:rPr>
          </w:rPrChange>
        </w:rPr>
        <w:t xml:space="preserve"> розро</w:t>
      </w:r>
      <w:r w:rsidR="00EF637C" w:rsidRPr="00127E61">
        <w:rPr>
          <w:sz w:val="28"/>
          <w:szCs w:val="28"/>
          <w:lang w:val="uk-UA"/>
          <w:rPrChange w:id="109" w:author="ASD" w:date="2016-05-26T18:30:00Z">
            <w:rPr>
              <w:sz w:val="28"/>
              <w:szCs w:val="28"/>
              <w:lang w:val="uk-UA"/>
            </w:rPr>
          </w:rPrChange>
        </w:rPr>
        <w:t>бив жорсткий езофагоскоп</w:t>
      </w:r>
      <w:r w:rsidRPr="00127E61">
        <w:rPr>
          <w:sz w:val="28"/>
          <w:szCs w:val="28"/>
          <w:lang w:val="uk-UA"/>
          <w:rPrChange w:id="110" w:author="ASD" w:date="2016-05-26T18:30:00Z">
            <w:rPr>
              <w:sz w:val="28"/>
              <w:szCs w:val="28"/>
              <w:lang w:val="uk-UA"/>
            </w:rPr>
          </w:rPrChange>
        </w:rPr>
        <w:t xml:space="preserve">, який був призначений для вилучення чужорідних </w:t>
      </w:r>
      <w:r w:rsidR="00EF637C" w:rsidRPr="00127E61">
        <w:rPr>
          <w:sz w:val="28"/>
          <w:szCs w:val="28"/>
          <w:lang w:val="uk-UA"/>
          <w:rPrChange w:id="111" w:author="ASD" w:date="2016-05-26T18:30:00Z">
            <w:rPr>
              <w:sz w:val="28"/>
              <w:szCs w:val="28"/>
              <w:lang w:val="uk-UA"/>
            </w:rPr>
          </w:rPrChange>
        </w:rPr>
        <w:t>тіл і огляду пухлин стравоходу, прилад</w:t>
      </w:r>
      <w:r w:rsidRPr="00127E61">
        <w:rPr>
          <w:sz w:val="28"/>
          <w:szCs w:val="28"/>
          <w:lang w:val="uk-UA"/>
          <w:rPrChange w:id="112" w:author="ASD" w:date="2016-05-26T18:30:00Z">
            <w:rPr>
              <w:sz w:val="28"/>
              <w:szCs w:val="28"/>
              <w:lang w:val="uk-UA"/>
            </w:rPr>
          </w:rPrChange>
        </w:rPr>
        <w:t xml:space="preserve"> мав довжину 10 см. </w:t>
      </w:r>
    </w:p>
    <w:p w:rsidR="00AC25BC" w:rsidRPr="00127E61" w:rsidRDefault="00AC25BC" w:rsidP="00BF72C3">
      <w:pPr>
        <w:widowControl w:val="0"/>
        <w:autoSpaceDE w:val="0"/>
        <w:autoSpaceDN w:val="0"/>
        <w:adjustRightInd w:val="0"/>
        <w:spacing w:line="360" w:lineRule="auto"/>
        <w:ind w:firstLine="567"/>
        <w:rPr>
          <w:sz w:val="28"/>
          <w:szCs w:val="28"/>
          <w:lang w:val="uk-UA"/>
          <w:rPrChange w:id="113" w:author="ASD" w:date="2016-05-26T18:30:00Z">
            <w:rPr>
              <w:sz w:val="28"/>
              <w:szCs w:val="28"/>
              <w:lang w:val="uk-UA"/>
            </w:rPr>
          </w:rPrChange>
        </w:rPr>
        <w:pPrChange w:id="114"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115" w:author="ASD" w:date="2016-05-26T18:30:00Z">
            <w:rPr>
              <w:sz w:val="28"/>
              <w:szCs w:val="28"/>
              <w:lang w:val="uk-UA"/>
            </w:rPr>
          </w:rPrChange>
        </w:rPr>
        <w:t xml:space="preserve">Важливою віхою в розвитку гастроскопії була робота J. </w:t>
      </w:r>
      <w:proofErr w:type="spellStart"/>
      <w:r w:rsidRPr="00127E61">
        <w:rPr>
          <w:sz w:val="28"/>
          <w:szCs w:val="28"/>
          <w:lang w:val="uk-UA"/>
          <w:rPrChange w:id="116" w:author="ASD" w:date="2016-05-26T18:30:00Z">
            <w:rPr>
              <w:sz w:val="28"/>
              <w:szCs w:val="28"/>
              <w:lang w:val="uk-UA"/>
            </w:rPr>
          </w:rPrChange>
        </w:rPr>
        <w:t>Mikulicz</w:t>
      </w:r>
      <w:proofErr w:type="spellEnd"/>
      <w:r w:rsidRPr="00127E61">
        <w:rPr>
          <w:sz w:val="28"/>
          <w:szCs w:val="28"/>
          <w:lang w:val="uk-UA"/>
          <w:rPrChange w:id="117" w:author="ASD" w:date="2016-05-26T18:30:00Z">
            <w:rPr>
              <w:sz w:val="28"/>
              <w:szCs w:val="28"/>
              <w:lang w:val="uk-UA"/>
            </w:rPr>
          </w:rPrChange>
        </w:rPr>
        <w:t xml:space="preserve"> (1881). На підставі ретельних анатомічних досліджень автор розробив конструкцію апарату, вигнутого в дистальної третини під кутом 30 °. Його ідея була в той час важко здійсненна технічно, проте цей принцип був використаний при подальшій розробці апаратів для огляду </w:t>
      </w:r>
      <w:proofErr w:type="spellStart"/>
      <w:r w:rsidRPr="00127E61">
        <w:rPr>
          <w:sz w:val="28"/>
          <w:szCs w:val="28"/>
          <w:lang w:val="uk-UA"/>
          <w:rPrChange w:id="118" w:author="ASD" w:date="2016-05-26T18:30:00Z">
            <w:rPr>
              <w:sz w:val="28"/>
              <w:szCs w:val="28"/>
              <w:lang w:val="uk-UA"/>
            </w:rPr>
          </w:rPrChange>
        </w:rPr>
        <w:t>шлунка</w:t>
      </w:r>
      <w:proofErr w:type="spellEnd"/>
      <w:r w:rsidRPr="00127E61">
        <w:rPr>
          <w:sz w:val="28"/>
          <w:szCs w:val="28"/>
          <w:lang w:val="uk-UA"/>
          <w:rPrChange w:id="119" w:author="ASD" w:date="2016-05-26T18:30:00Z">
            <w:rPr>
              <w:sz w:val="28"/>
              <w:szCs w:val="28"/>
              <w:lang w:val="uk-UA"/>
            </w:rPr>
          </w:rPrChange>
        </w:rPr>
        <w:t>. Цю роботу розцінюють як одне з найважливіших теоретичних обґрунтувань методу.</w:t>
      </w:r>
    </w:p>
    <w:p w:rsidR="00AC25BC" w:rsidRPr="00127E61" w:rsidRDefault="00AC25BC" w:rsidP="00BF72C3">
      <w:pPr>
        <w:widowControl w:val="0"/>
        <w:autoSpaceDE w:val="0"/>
        <w:autoSpaceDN w:val="0"/>
        <w:adjustRightInd w:val="0"/>
        <w:spacing w:line="360" w:lineRule="auto"/>
        <w:ind w:firstLine="567"/>
        <w:rPr>
          <w:sz w:val="28"/>
          <w:szCs w:val="28"/>
          <w:lang w:val="uk-UA"/>
          <w:rPrChange w:id="120" w:author="ASD" w:date="2016-05-26T18:30:00Z">
            <w:rPr>
              <w:sz w:val="28"/>
              <w:szCs w:val="28"/>
              <w:lang w:val="uk-UA"/>
            </w:rPr>
          </w:rPrChange>
        </w:rPr>
        <w:pPrChange w:id="121"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122" w:author="ASD" w:date="2016-05-26T18:30:00Z">
            <w:rPr>
              <w:sz w:val="28"/>
              <w:szCs w:val="28"/>
              <w:lang w:val="uk-UA"/>
            </w:rPr>
          </w:rPrChange>
        </w:rPr>
        <w:t xml:space="preserve">Надалі жорсткі езофагоскопа і гастроскопи удосконалювалися. Удосконалювалася і методика досліджень. Т. </w:t>
      </w:r>
      <w:proofErr w:type="spellStart"/>
      <w:r w:rsidRPr="00127E61">
        <w:rPr>
          <w:sz w:val="28"/>
          <w:szCs w:val="28"/>
          <w:lang w:val="uk-UA"/>
          <w:rPrChange w:id="123" w:author="ASD" w:date="2016-05-26T18:30:00Z">
            <w:rPr>
              <w:sz w:val="28"/>
              <w:szCs w:val="28"/>
              <w:lang w:val="uk-UA"/>
            </w:rPr>
          </w:rPrChange>
        </w:rPr>
        <w:t>Rosenheim</w:t>
      </w:r>
      <w:proofErr w:type="spellEnd"/>
      <w:r w:rsidRPr="00127E61">
        <w:rPr>
          <w:sz w:val="28"/>
          <w:szCs w:val="28"/>
          <w:lang w:val="uk-UA"/>
          <w:rPrChange w:id="124" w:author="ASD" w:date="2016-05-26T18:30:00Z">
            <w:rPr>
              <w:sz w:val="28"/>
              <w:szCs w:val="28"/>
              <w:lang w:val="uk-UA"/>
            </w:rPr>
          </w:rPrChange>
        </w:rPr>
        <w:t xml:space="preserve"> (1896) вперше застосував місцеву анестезію кокаїном. G. </w:t>
      </w:r>
      <w:proofErr w:type="spellStart"/>
      <w:r w:rsidRPr="00127E61">
        <w:rPr>
          <w:sz w:val="28"/>
          <w:szCs w:val="28"/>
          <w:lang w:val="uk-UA"/>
          <w:rPrChange w:id="125" w:author="ASD" w:date="2016-05-26T18:30:00Z">
            <w:rPr>
              <w:sz w:val="28"/>
              <w:szCs w:val="28"/>
              <w:lang w:val="uk-UA"/>
            </w:rPr>
          </w:rPrChange>
        </w:rPr>
        <w:t>Kelling</w:t>
      </w:r>
      <w:proofErr w:type="spellEnd"/>
      <w:r w:rsidRPr="00127E61">
        <w:rPr>
          <w:sz w:val="28"/>
          <w:szCs w:val="28"/>
          <w:lang w:val="uk-UA"/>
          <w:rPrChange w:id="126" w:author="ASD" w:date="2016-05-26T18:30:00Z">
            <w:rPr>
              <w:sz w:val="28"/>
              <w:szCs w:val="28"/>
              <w:lang w:val="uk-UA"/>
            </w:rPr>
          </w:rPrChange>
        </w:rPr>
        <w:t xml:space="preserve"> (1898) винайшов керований гастроскоп, F. </w:t>
      </w:r>
      <w:proofErr w:type="spellStart"/>
      <w:r w:rsidRPr="00127E61">
        <w:rPr>
          <w:sz w:val="28"/>
          <w:szCs w:val="28"/>
          <w:lang w:val="uk-UA"/>
          <w:rPrChange w:id="127" w:author="ASD" w:date="2016-05-26T18:30:00Z">
            <w:rPr>
              <w:sz w:val="28"/>
              <w:szCs w:val="28"/>
              <w:lang w:val="uk-UA"/>
            </w:rPr>
          </w:rPrChange>
        </w:rPr>
        <w:t>Lange</w:t>
      </w:r>
      <w:proofErr w:type="spellEnd"/>
      <w:r w:rsidRPr="00127E61">
        <w:rPr>
          <w:sz w:val="28"/>
          <w:szCs w:val="28"/>
          <w:lang w:val="uk-UA"/>
          <w:rPrChange w:id="128" w:author="ASD" w:date="2016-05-26T18:30:00Z">
            <w:rPr>
              <w:sz w:val="28"/>
              <w:szCs w:val="28"/>
              <w:lang w:val="uk-UA"/>
            </w:rPr>
          </w:rPrChange>
        </w:rPr>
        <w:t xml:space="preserve"> і D. </w:t>
      </w:r>
      <w:proofErr w:type="spellStart"/>
      <w:r w:rsidRPr="00127E61">
        <w:rPr>
          <w:sz w:val="28"/>
          <w:szCs w:val="28"/>
          <w:lang w:val="uk-UA"/>
          <w:rPrChange w:id="129" w:author="ASD" w:date="2016-05-26T18:30:00Z">
            <w:rPr>
              <w:sz w:val="28"/>
              <w:szCs w:val="28"/>
              <w:lang w:val="uk-UA"/>
            </w:rPr>
          </w:rPrChange>
        </w:rPr>
        <w:t>Meltzing</w:t>
      </w:r>
      <w:proofErr w:type="spellEnd"/>
      <w:r w:rsidRPr="00127E61">
        <w:rPr>
          <w:sz w:val="28"/>
          <w:szCs w:val="28"/>
          <w:lang w:val="uk-UA"/>
          <w:rPrChange w:id="130" w:author="ASD" w:date="2016-05-26T18:30:00Z">
            <w:rPr>
              <w:sz w:val="28"/>
              <w:szCs w:val="28"/>
              <w:lang w:val="uk-UA"/>
            </w:rPr>
          </w:rPrChange>
        </w:rPr>
        <w:t xml:space="preserve"> (1898) - </w:t>
      </w:r>
      <w:proofErr w:type="spellStart"/>
      <w:r w:rsidRPr="00127E61">
        <w:rPr>
          <w:sz w:val="28"/>
          <w:szCs w:val="28"/>
          <w:lang w:val="uk-UA"/>
          <w:rPrChange w:id="131" w:author="ASD" w:date="2016-05-26T18:30:00Z">
            <w:rPr>
              <w:sz w:val="28"/>
              <w:szCs w:val="28"/>
              <w:lang w:val="uk-UA"/>
            </w:rPr>
          </w:rPrChange>
        </w:rPr>
        <w:t>гастрокамер</w:t>
      </w:r>
      <w:proofErr w:type="spellEnd"/>
      <w:r w:rsidRPr="00127E61">
        <w:rPr>
          <w:sz w:val="28"/>
          <w:szCs w:val="28"/>
          <w:lang w:val="uk-UA"/>
          <w:rPrChange w:id="132" w:author="ASD" w:date="2016-05-26T18:30:00Z">
            <w:rPr>
              <w:sz w:val="28"/>
              <w:szCs w:val="28"/>
              <w:lang w:val="uk-UA"/>
            </w:rPr>
          </w:rPrChange>
        </w:rPr>
        <w:t xml:space="preserve"> для фотографування </w:t>
      </w:r>
      <w:proofErr w:type="spellStart"/>
      <w:r w:rsidRPr="00127E61">
        <w:rPr>
          <w:sz w:val="28"/>
          <w:szCs w:val="28"/>
          <w:lang w:val="uk-UA"/>
          <w:rPrChange w:id="133" w:author="ASD" w:date="2016-05-26T18:30:00Z">
            <w:rPr>
              <w:sz w:val="28"/>
              <w:szCs w:val="28"/>
              <w:lang w:val="uk-UA"/>
            </w:rPr>
          </w:rPrChange>
        </w:rPr>
        <w:t>шлунка</w:t>
      </w:r>
      <w:proofErr w:type="spellEnd"/>
      <w:r w:rsidRPr="00127E61">
        <w:rPr>
          <w:sz w:val="28"/>
          <w:szCs w:val="28"/>
          <w:lang w:val="uk-UA"/>
          <w:rPrChange w:id="134" w:author="ASD" w:date="2016-05-26T18:30:00Z">
            <w:rPr>
              <w:sz w:val="28"/>
              <w:szCs w:val="28"/>
              <w:lang w:val="uk-UA"/>
            </w:rPr>
          </w:rPrChange>
        </w:rPr>
        <w:t xml:space="preserve"> без візуального огляду.</w:t>
      </w:r>
    </w:p>
    <w:p w:rsidR="00AC25BC" w:rsidRPr="00127E61" w:rsidRDefault="00AC25BC" w:rsidP="00BF72C3">
      <w:pPr>
        <w:widowControl w:val="0"/>
        <w:autoSpaceDE w:val="0"/>
        <w:autoSpaceDN w:val="0"/>
        <w:adjustRightInd w:val="0"/>
        <w:spacing w:line="360" w:lineRule="auto"/>
        <w:ind w:firstLine="567"/>
        <w:rPr>
          <w:sz w:val="28"/>
          <w:szCs w:val="28"/>
          <w:lang w:val="uk-UA"/>
          <w:rPrChange w:id="135" w:author="ASD" w:date="2016-05-26T18:30:00Z">
            <w:rPr>
              <w:sz w:val="28"/>
              <w:szCs w:val="28"/>
              <w:lang w:val="uk-UA"/>
            </w:rPr>
          </w:rPrChange>
        </w:rPr>
        <w:pPrChange w:id="136"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137" w:author="ASD" w:date="2016-05-26T18:30:00Z">
            <w:rPr>
              <w:sz w:val="28"/>
              <w:szCs w:val="28"/>
              <w:lang w:val="uk-UA"/>
            </w:rPr>
          </w:rPrChange>
        </w:rPr>
        <w:t xml:space="preserve">В кінці XIX століття, коли була винайдена лампа Едісона, при ендоскопії почали застосовувати мініатюрні електричні лампочки. J. P. </w:t>
      </w:r>
      <w:proofErr w:type="spellStart"/>
      <w:r w:rsidRPr="00127E61">
        <w:rPr>
          <w:sz w:val="28"/>
          <w:szCs w:val="28"/>
          <w:lang w:val="uk-UA"/>
          <w:rPrChange w:id="138" w:author="ASD" w:date="2016-05-26T18:30:00Z">
            <w:rPr>
              <w:sz w:val="28"/>
              <w:szCs w:val="28"/>
              <w:lang w:val="uk-UA"/>
            </w:rPr>
          </w:rPrChange>
        </w:rPr>
        <w:t>Turtle</w:t>
      </w:r>
      <w:proofErr w:type="spellEnd"/>
      <w:r w:rsidRPr="00127E61">
        <w:rPr>
          <w:sz w:val="28"/>
          <w:szCs w:val="28"/>
          <w:lang w:val="uk-UA"/>
          <w:rPrChange w:id="139" w:author="ASD" w:date="2016-05-26T18:30:00Z">
            <w:rPr>
              <w:sz w:val="28"/>
              <w:szCs w:val="28"/>
              <w:lang w:val="uk-UA"/>
            </w:rPr>
          </w:rPrChange>
        </w:rPr>
        <w:t xml:space="preserve"> (1902) вперше використав таку лампу при ректоскопії, а Т. </w:t>
      </w:r>
      <w:proofErr w:type="spellStart"/>
      <w:r w:rsidRPr="00127E61">
        <w:rPr>
          <w:sz w:val="28"/>
          <w:szCs w:val="28"/>
          <w:lang w:val="uk-UA"/>
          <w:rPrChange w:id="140" w:author="ASD" w:date="2016-05-26T18:30:00Z">
            <w:rPr>
              <w:sz w:val="28"/>
              <w:szCs w:val="28"/>
              <w:lang w:val="uk-UA"/>
            </w:rPr>
          </w:rPrChange>
        </w:rPr>
        <w:t>Rosenheim</w:t>
      </w:r>
      <w:proofErr w:type="spellEnd"/>
      <w:r w:rsidRPr="00127E61">
        <w:rPr>
          <w:sz w:val="28"/>
          <w:szCs w:val="28"/>
          <w:lang w:val="uk-UA"/>
          <w:rPrChange w:id="141" w:author="ASD" w:date="2016-05-26T18:30:00Z">
            <w:rPr>
              <w:sz w:val="28"/>
              <w:szCs w:val="28"/>
              <w:lang w:val="uk-UA"/>
            </w:rPr>
          </w:rPrChange>
        </w:rPr>
        <w:t xml:space="preserve"> (1906) - при гастроскопії. Сконструйований W. </w:t>
      </w:r>
      <w:proofErr w:type="spellStart"/>
      <w:r w:rsidRPr="00127E61">
        <w:rPr>
          <w:sz w:val="28"/>
          <w:szCs w:val="28"/>
          <w:lang w:val="uk-UA"/>
          <w:rPrChange w:id="142" w:author="ASD" w:date="2016-05-26T18:30:00Z">
            <w:rPr>
              <w:sz w:val="28"/>
              <w:szCs w:val="28"/>
              <w:lang w:val="uk-UA"/>
            </w:rPr>
          </w:rPrChange>
        </w:rPr>
        <w:t>Brunnings</w:t>
      </w:r>
      <w:proofErr w:type="spellEnd"/>
      <w:r w:rsidRPr="00127E61">
        <w:rPr>
          <w:sz w:val="28"/>
          <w:szCs w:val="28"/>
          <w:lang w:val="uk-UA"/>
          <w:rPrChange w:id="143" w:author="ASD" w:date="2016-05-26T18:30:00Z">
            <w:rPr>
              <w:sz w:val="28"/>
              <w:szCs w:val="28"/>
              <w:lang w:val="uk-UA"/>
            </w:rPr>
          </w:rPrChange>
        </w:rPr>
        <w:t xml:space="preserve"> (1907) езофагоскопа з електричним освітленням (електроскоп) застосовувався в практиці до 70-х років XX століття.</w:t>
      </w:r>
    </w:p>
    <w:p w:rsidR="000809E2" w:rsidRPr="00127E61" w:rsidRDefault="000809E2" w:rsidP="00BF72C3">
      <w:pPr>
        <w:widowControl w:val="0"/>
        <w:autoSpaceDE w:val="0"/>
        <w:autoSpaceDN w:val="0"/>
        <w:adjustRightInd w:val="0"/>
        <w:spacing w:line="360" w:lineRule="auto"/>
        <w:ind w:firstLine="567"/>
        <w:rPr>
          <w:sz w:val="28"/>
          <w:szCs w:val="28"/>
          <w:lang w:val="uk-UA"/>
          <w:rPrChange w:id="144" w:author="ASD" w:date="2016-05-26T18:30:00Z">
            <w:rPr>
              <w:sz w:val="28"/>
              <w:szCs w:val="28"/>
              <w:lang w:val="uk-UA"/>
            </w:rPr>
          </w:rPrChange>
        </w:rPr>
        <w:pPrChange w:id="145" w:author="ASD" w:date="2016-05-26T18:41:00Z">
          <w:pPr>
            <w:widowControl w:val="0"/>
            <w:autoSpaceDE w:val="0"/>
            <w:autoSpaceDN w:val="0"/>
            <w:adjustRightInd w:val="0"/>
            <w:spacing w:line="360" w:lineRule="auto"/>
            <w:ind w:firstLine="567"/>
            <w:jc w:val="both"/>
          </w:pPr>
        </w:pPrChange>
      </w:pPr>
    </w:p>
    <w:p w:rsidR="000809E2" w:rsidRPr="00127E61" w:rsidRDefault="000809E2" w:rsidP="00BF72C3">
      <w:pPr>
        <w:widowControl w:val="0"/>
        <w:autoSpaceDE w:val="0"/>
        <w:autoSpaceDN w:val="0"/>
        <w:adjustRightInd w:val="0"/>
        <w:spacing w:line="360" w:lineRule="auto"/>
        <w:ind w:firstLine="567"/>
        <w:rPr>
          <w:sz w:val="28"/>
          <w:szCs w:val="28"/>
          <w:lang w:val="uk-UA"/>
          <w:rPrChange w:id="146" w:author="ASD" w:date="2016-05-26T18:30:00Z">
            <w:rPr>
              <w:sz w:val="28"/>
              <w:szCs w:val="28"/>
              <w:lang w:val="uk-UA"/>
            </w:rPr>
          </w:rPrChange>
        </w:rPr>
        <w:pPrChange w:id="147" w:author="ASD" w:date="2016-05-26T18:41:00Z">
          <w:pPr>
            <w:widowControl w:val="0"/>
            <w:autoSpaceDE w:val="0"/>
            <w:autoSpaceDN w:val="0"/>
            <w:adjustRightInd w:val="0"/>
            <w:spacing w:line="360" w:lineRule="auto"/>
            <w:ind w:firstLine="567"/>
            <w:jc w:val="both"/>
          </w:pPr>
        </w:pPrChange>
      </w:pPr>
    </w:p>
    <w:p w:rsidR="00AC25BC" w:rsidRPr="00127E61" w:rsidRDefault="00AC5BD7" w:rsidP="00D902DF">
      <w:pPr>
        <w:pStyle w:val="3"/>
        <w:widowControl w:val="0"/>
        <w:numPr>
          <w:ilvl w:val="0"/>
          <w:numId w:val="16"/>
        </w:numPr>
        <w:tabs>
          <w:tab w:val="left" w:pos="1530"/>
        </w:tabs>
        <w:autoSpaceDE w:val="0"/>
        <w:autoSpaceDN w:val="0"/>
        <w:adjustRightInd w:val="0"/>
        <w:spacing w:line="360" w:lineRule="auto"/>
        <w:ind w:left="1170" w:hanging="450"/>
        <w:rPr>
          <w:szCs w:val="28"/>
          <w:lang w:val="uk-UA"/>
          <w:rPrChange w:id="148" w:author="ASD" w:date="2016-05-26T18:30:00Z">
            <w:rPr>
              <w:szCs w:val="28"/>
              <w:lang w:val="uk-UA"/>
            </w:rPr>
          </w:rPrChange>
        </w:rPr>
      </w:pPr>
      <w:bookmarkStart w:id="149" w:name="_Toc452065734"/>
      <w:proofErr w:type="spellStart"/>
      <w:r w:rsidRPr="00127E61">
        <w:rPr>
          <w:szCs w:val="28"/>
          <w:lang w:val="uk-UA"/>
          <w:rPrChange w:id="150" w:author="ASD" w:date="2016-05-26T18:30:00Z">
            <w:rPr>
              <w:szCs w:val="28"/>
              <w:lang w:val="uk-UA"/>
            </w:rPr>
          </w:rPrChange>
        </w:rPr>
        <w:lastRenderedPageBreak/>
        <w:t>Напів</w:t>
      </w:r>
      <w:proofErr w:type="spellEnd"/>
      <w:r w:rsidRPr="00127E61">
        <w:rPr>
          <w:szCs w:val="28"/>
          <w:lang w:val="uk-UA"/>
          <w:rPrChange w:id="151" w:author="ASD" w:date="2016-05-26T18:30:00Z">
            <w:rPr>
              <w:szCs w:val="28"/>
              <w:lang w:val="uk-UA"/>
            </w:rPr>
          </w:rPrChange>
        </w:rPr>
        <w:t xml:space="preserve"> гнучкий</w:t>
      </w:r>
      <w:r w:rsidR="00EF637C" w:rsidRPr="00127E61">
        <w:rPr>
          <w:szCs w:val="28"/>
          <w:lang w:val="uk-UA"/>
          <w:rPrChange w:id="152" w:author="ASD" w:date="2016-05-26T18:30:00Z">
            <w:rPr>
              <w:szCs w:val="28"/>
              <w:lang w:val="uk-UA"/>
            </w:rPr>
          </w:rPrChange>
        </w:rPr>
        <w:t xml:space="preserve"> період</w:t>
      </w:r>
      <w:bookmarkEnd w:id="149"/>
    </w:p>
    <w:p w:rsidR="00AC25BC" w:rsidRPr="00127E61" w:rsidRDefault="00AC25BC" w:rsidP="00BF72C3">
      <w:pPr>
        <w:widowControl w:val="0"/>
        <w:autoSpaceDE w:val="0"/>
        <w:autoSpaceDN w:val="0"/>
        <w:adjustRightInd w:val="0"/>
        <w:spacing w:line="360" w:lineRule="auto"/>
        <w:ind w:firstLine="567"/>
        <w:rPr>
          <w:sz w:val="28"/>
          <w:szCs w:val="28"/>
          <w:lang w:val="uk-UA"/>
          <w:rPrChange w:id="153" w:author="ASD" w:date="2016-05-26T18:30:00Z">
            <w:rPr>
              <w:sz w:val="28"/>
              <w:szCs w:val="28"/>
              <w:lang w:val="uk-UA"/>
            </w:rPr>
          </w:rPrChange>
        </w:rPr>
        <w:pPrChange w:id="154"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155" w:author="ASD" w:date="2016-05-26T18:30:00Z">
            <w:rPr>
              <w:sz w:val="28"/>
              <w:szCs w:val="28"/>
              <w:lang w:val="uk-UA"/>
            </w:rPr>
          </w:rPrChange>
        </w:rPr>
        <w:t xml:space="preserve">Найбільший внесок </w:t>
      </w:r>
      <w:r w:rsidR="002D476B" w:rsidRPr="00127E61">
        <w:rPr>
          <w:sz w:val="28"/>
          <w:szCs w:val="28"/>
          <w:lang w:val="uk-UA"/>
          <w:rPrChange w:id="156" w:author="ASD" w:date="2016-05-26T18:30:00Z">
            <w:rPr>
              <w:sz w:val="28"/>
              <w:szCs w:val="28"/>
              <w:lang w:val="uk-UA"/>
            </w:rPr>
          </w:rPrChange>
        </w:rPr>
        <w:t>у</w:t>
      </w:r>
      <w:r w:rsidRPr="00127E61">
        <w:rPr>
          <w:sz w:val="28"/>
          <w:szCs w:val="28"/>
          <w:lang w:val="uk-UA"/>
          <w:rPrChange w:id="157" w:author="ASD" w:date="2016-05-26T18:30:00Z">
            <w:rPr>
              <w:sz w:val="28"/>
              <w:szCs w:val="28"/>
              <w:lang w:val="uk-UA"/>
            </w:rPr>
          </w:rPrChange>
        </w:rPr>
        <w:t xml:space="preserve"> розвиток гастроскопії </w:t>
      </w:r>
      <w:r w:rsidR="002D476B" w:rsidRPr="00127E61">
        <w:rPr>
          <w:sz w:val="28"/>
          <w:szCs w:val="28"/>
          <w:lang w:val="uk-UA"/>
          <w:rPrChange w:id="158" w:author="ASD" w:date="2016-05-26T18:30:00Z">
            <w:rPr>
              <w:sz w:val="28"/>
              <w:szCs w:val="28"/>
              <w:lang w:val="uk-UA"/>
            </w:rPr>
          </w:rPrChange>
        </w:rPr>
        <w:t>у</w:t>
      </w:r>
      <w:r w:rsidRPr="00127E61">
        <w:rPr>
          <w:sz w:val="28"/>
          <w:szCs w:val="28"/>
          <w:lang w:val="uk-UA"/>
          <w:rPrChange w:id="159" w:author="ASD" w:date="2016-05-26T18:30:00Z">
            <w:rPr>
              <w:sz w:val="28"/>
              <w:szCs w:val="28"/>
              <w:lang w:val="uk-UA"/>
            </w:rPr>
          </w:rPrChange>
        </w:rPr>
        <w:t xml:space="preserve"> цей період зробив R. </w:t>
      </w:r>
      <w:proofErr w:type="spellStart"/>
      <w:r w:rsidRPr="00127E61">
        <w:rPr>
          <w:sz w:val="28"/>
          <w:szCs w:val="28"/>
          <w:lang w:val="uk-UA"/>
          <w:rPrChange w:id="160" w:author="ASD" w:date="2016-05-26T18:30:00Z">
            <w:rPr>
              <w:sz w:val="28"/>
              <w:szCs w:val="28"/>
              <w:lang w:val="uk-UA"/>
            </w:rPr>
          </w:rPrChange>
        </w:rPr>
        <w:t>Schindler</w:t>
      </w:r>
      <w:proofErr w:type="spellEnd"/>
      <w:r w:rsidRPr="00127E61">
        <w:rPr>
          <w:sz w:val="28"/>
          <w:szCs w:val="28"/>
          <w:lang w:val="uk-UA"/>
          <w:rPrChange w:id="161" w:author="ASD" w:date="2016-05-26T18:30:00Z">
            <w:rPr>
              <w:sz w:val="28"/>
              <w:szCs w:val="28"/>
              <w:lang w:val="uk-UA"/>
            </w:rPr>
          </w:rPrChange>
        </w:rPr>
        <w:t xml:space="preserve"> (1932), який описав ендоскопічну картину слизової оболонки </w:t>
      </w:r>
      <w:proofErr w:type="spellStart"/>
      <w:r w:rsidRPr="00127E61">
        <w:rPr>
          <w:sz w:val="28"/>
          <w:szCs w:val="28"/>
          <w:lang w:val="uk-UA"/>
          <w:rPrChange w:id="162" w:author="ASD" w:date="2016-05-26T18:30:00Z">
            <w:rPr>
              <w:sz w:val="28"/>
              <w:szCs w:val="28"/>
              <w:lang w:val="uk-UA"/>
            </w:rPr>
          </w:rPrChange>
        </w:rPr>
        <w:t>шлунка</w:t>
      </w:r>
      <w:proofErr w:type="spellEnd"/>
      <w:r w:rsidRPr="00127E61">
        <w:rPr>
          <w:sz w:val="28"/>
          <w:szCs w:val="28"/>
          <w:lang w:val="uk-UA"/>
          <w:rPrChange w:id="163" w:author="ASD" w:date="2016-05-26T18:30:00Z">
            <w:rPr>
              <w:sz w:val="28"/>
              <w:szCs w:val="28"/>
              <w:lang w:val="uk-UA"/>
            </w:rPr>
          </w:rPrChange>
        </w:rPr>
        <w:t xml:space="preserve"> при ряді захворювань, а також розробив конструкцію </w:t>
      </w:r>
      <w:proofErr w:type="spellStart"/>
      <w:r w:rsidR="002D476B" w:rsidRPr="00127E61">
        <w:rPr>
          <w:sz w:val="28"/>
          <w:szCs w:val="28"/>
          <w:lang w:val="uk-UA"/>
          <w:rPrChange w:id="164" w:author="ASD" w:date="2016-05-26T18:30:00Z">
            <w:rPr>
              <w:sz w:val="28"/>
              <w:szCs w:val="28"/>
              <w:lang w:val="uk-UA"/>
            </w:rPr>
          </w:rPrChange>
        </w:rPr>
        <w:t>н</w:t>
      </w:r>
      <w:r w:rsidRPr="00127E61">
        <w:rPr>
          <w:sz w:val="28"/>
          <w:szCs w:val="28"/>
          <w:lang w:val="uk-UA"/>
          <w:rPrChange w:id="165" w:author="ASD" w:date="2016-05-26T18:30:00Z">
            <w:rPr>
              <w:sz w:val="28"/>
              <w:szCs w:val="28"/>
              <w:lang w:val="uk-UA"/>
            </w:rPr>
          </w:rPrChange>
        </w:rPr>
        <w:t>апівгнучк</w:t>
      </w:r>
      <w:r w:rsidR="002D476B" w:rsidRPr="00127E61">
        <w:rPr>
          <w:sz w:val="28"/>
          <w:szCs w:val="28"/>
          <w:lang w:val="uk-UA"/>
          <w:rPrChange w:id="166" w:author="ASD" w:date="2016-05-26T18:30:00Z">
            <w:rPr>
              <w:sz w:val="28"/>
              <w:szCs w:val="28"/>
              <w:lang w:val="uk-UA"/>
            </w:rPr>
          </w:rPrChange>
        </w:rPr>
        <w:t>ого</w:t>
      </w:r>
      <w:proofErr w:type="spellEnd"/>
      <w:r w:rsidRPr="00127E61">
        <w:rPr>
          <w:sz w:val="28"/>
          <w:szCs w:val="28"/>
          <w:lang w:val="uk-UA"/>
          <w:rPrChange w:id="167" w:author="ASD" w:date="2016-05-26T18:30:00Z">
            <w:rPr>
              <w:sz w:val="28"/>
              <w:szCs w:val="28"/>
              <w:lang w:val="uk-UA"/>
            </w:rPr>
          </w:rPrChange>
        </w:rPr>
        <w:t xml:space="preserve"> лінзового гастроскопу. Цей апарат в різних модифікаціях широко використовувався в 1932-1958 рр. і ознаменував собою початок нового етапу в розвитку ендоскопічних методів дослідження </w:t>
      </w:r>
      <w:proofErr w:type="spellStart"/>
      <w:r w:rsidRPr="00127E61">
        <w:rPr>
          <w:sz w:val="28"/>
          <w:szCs w:val="28"/>
          <w:lang w:val="uk-UA"/>
          <w:rPrChange w:id="168" w:author="ASD" w:date="2016-05-26T18:30:00Z">
            <w:rPr>
              <w:sz w:val="28"/>
              <w:szCs w:val="28"/>
              <w:lang w:val="uk-UA"/>
            </w:rPr>
          </w:rPrChange>
        </w:rPr>
        <w:t>шлунка</w:t>
      </w:r>
      <w:proofErr w:type="spellEnd"/>
      <w:r w:rsidRPr="00127E61">
        <w:rPr>
          <w:sz w:val="28"/>
          <w:szCs w:val="28"/>
          <w:lang w:val="uk-UA"/>
          <w:rPrChange w:id="169" w:author="ASD" w:date="2016-05-26T18:30:00Z">
            <w:rPr>
              <w:sz w:val="28"/>
              <w:szCs w:val="28"/>
              <w:lang w:val="uk-UA"/>
            </w:rPr>
          </w:rPrChange>
        </w:rPr>
        <w:t xml:space="preserve">. Гастроскоп </w:t>
      </w:r>
      <w:proofErr w:type="spellStart"/>
      <w:r w:rsidRPr="00127E61">
        <w:rPr>
          <w:sz w:val="28"/>
          <w:szCs w:val="28"/>
          <w:lang w:val="uk-UA"/>
          <w:rPrChange w:id="170" w:author="ASD" w:date="2016-05-26T18:30:00Z">
            <w:rPr>
              <w:sz w:val="28"/>
              <w:szCs w:val="28"/>
              <w:lang w:val="uk-UA"/>
            </w:rPr>
          </w:rPrChange>
        </w:rPr>
        <w:t>Шин</w:t>
      </w:r>
      <w:r w:rsidR="002D476B" w:rsidRPr="00127E61">
        <w:rPr>
          <w:sz w:val="28"/>
          <w:szCs w:val="28"/>
          <w:lang w:val="uk-UA"/>
          <w:rPrChange w:id="171" w:author="ASD" w:date="2016-05-26T18:30:00Z">
            <w:rPr>
              <w:sz w:val="28"/>
              <w:szCs w:val="28"/>
              <w:lang w:val="uk-UA"/>
            </w:rPr>
          </w:rPrChange>
        </w:rPr>
        <w:t>длера</w:t>
      </w:r>
      <w:proofErr w:type="spellEnd"/>
      <w:r w:rsidR="002D476B" w:rsidRPr="00127E61">
        <w:rPr>
          <w:sz w:val="28"/>
          <w:szCs w:val="28"/>
          <w:lang w:val="uk-UA"/>
          <w:rPrChange w:id="172" w:author="ASD" w:date="2016-05-26T18:30:00Z">
            <w:rPr>
              <w:sz w:val="28"/>
              <w:szCs w:val="28"/>
              <w:lang w:val="uk-UA"/>
            </w:rPr>
          </w:rPrChange>
        </w:rPr>
        <w:t xml:space="preserve"> представляв собою трубку</w:t>
      </w:r>
      <w:r w:rsidRPr="00127E61">
        <w:rPr>
          <w:sz w:val="28"/>
          <w:szCs w:val="28"/>
          <w:lang w:val="uk-UA"/>
          <w:rPrChange w:id="173" w:author="ASD" w:date="2016-05-26T18:30:00Z">
            <w:rPr>
              <w:sz w:val="28"/>
              <w:szCs w:val="28"/>
              <w:lang w:val="uk-UA"/>
            </w:rPr>
          </w:rPrChange>
        </w:rPr>
        <w:t xml:space="preserve"> довжиною 78 см, його гнучка частина мала 24 см </w:t>
      </w:r>
      <w:r w:rsidR="002D476B" w:rsidRPr="00127E61">
        <w:rPr>
          <w:sz w:val="28"/>
          <w:szCs w:val="28"/>
          <w:lang w:val="uk-UA"/>
          <w:rPrChange w:id="174" w:author="ASD" w:date="2016-05-26T18:30:00Z">
            <w:rPr>
              <w:sz w:val="28"/>
              <w:szCs w:val="28"/>
              <w:lang w:val="uk-UA"/>
            </w:rPr>
          </w:rPrChange>
        </w:rPr>
        <w:t>у</w:t>
      </w:r>
      <w:r w:rsidRPr="00127E61">
        <w:rPr>
          <w:sz w:val="28"/>
          <w:szCs w:val="28"/>
          <w:lang w:val="uk-UA"/>
          <w:rPrChange w:id="175" w:author="ASD" w:date="2016-05-26T18:30:00Z">
            <w:rPr>
              <w:sz w:val="28"/>
              <w:szCs w:val="28"/>
              <w:lang w:val="uk-UA"/>
            </w:rPr>
          </w:rPrChange>
        </w:rPr>
        <w:t xml:space="preserve"> довжину, 12 мм </w:t>
      </w:r>
      <w:r w:rsidR="002D476B" w:rsidRPr="00127E61">
        <w:rPr>
          <w:sz w:val="28"/>
          <w:szCs w:val="28"/>
          <w:lang w:val="uk-UA"/>
          <w:rPrChange w:id="176" w:author="ASD" w:date="2016-05-26T18:30:00Z">
            <w:rPr>
              <w:sz w:val="28"/>
              <w:szCs w:val="28"/>
              <w:lang w:val="uk-UA"/>
            </w:rPr>
          </w:rPrChange>
        </w:rPr>
        <w:t>у</w:t>
      </w:r>
      <w:r w:rsidRPr="00127E61">
        <w:rPr>
          <w:sz w:val="28"/>
          <w:szCs w:val="28"/>
          <w:lang w:val="uk-UA"/>
          <w:rPrChange w:id="177" w:author="ASD" w:date="2016-05-26T18:30:00Z">
            <w:rPr>
              <w:sz w:val="28"/>
              <w:szCs w:val="28"/>
              <w:lang w:val="uk-UA"/>
            </w:rPr>
          </w:rPrChange>
        </w:rPr>
        <w:t xml:space="preserve"> діаметрі і містила велику кількість короткофокусних лінз, які забезпечують можливість огляду. Цей інструмент дозволяв детально обстежити 4/5 або 7/8 слизової оболонки </w:t>
      </w:r>
      <w:proofErr w:type="spellStart"/>
      <w:r w:rsidRPr="00127E61">
        <w:rPr>
          <w:sz w:val="28"/>
          <w:szCs w:val="28"/>
          <w:lang w:val="uk-UA"/>
          <w:rPrChange w:id="178" w:author="ASD" w:date="2016-05-26T18:30:00Z">
            <w:rPr>
              <w:sz w:val="28"/>
              <w:szCs w:val="28"/>
              <w:lang w:val="uk-UA"/>
            </w:rPr>
          </w:rPrChange>
        </w:rPr>
        <w:t>шлунка</w:t>
      </w:r>
      <w:proofErr w:type="spellEnd"/>
      <w:r w:rsidRPr="00127E61">
        <w:rPr>
          <w:sz w:val="28"/>
          <w:szCs w:val="28"/>
          <w:lang w:val="uk-UA"/>
          <w:rPrChange w:id="179" w:author="ASD" w:date="2016-05-26T18:30:00Z">
            <w:rPr>
              <w:sz w:val="28"/>
              <w:szCs w:val="28"/>
              <w:lang w:val="uk-UA"/>
            </w:rPr>
          </w:rPrChange>
        </w:rPr>
        <w:t>, однак більшості досліджень супроводжував досить виражений дискомфорт, що обмежувало застосування гастроскопії. Проте, завдяки ентузіазму та наполегливості</w:t>
      </w:r>
      <w:r w:rsidR="002D476B" w:rsidRPr="00127E61">
        <w:rPr>
          <w:sz w:val="28"/>
          <w:szCs w:val="28"/>
          <w:lang w:val="uk-UA"/>
          <w:rPrChange w:id="180" w:author="ASD" w:date="2016-05-26T18:30:00Z">
            <w:rPr>
              <w:sz w:val="28"/>
              <w:szCs w:val="28"/>
              <w:lang w:val="uk-UA"/>
            </w:rPr>
          </w:rPrChange>
        </w:rPr>
        <w:t>,</w:t>
      </w:r>
      <w:r w:rsidRPr="00127E61">
        <w:rPr>
          <w:sz w:val="28"/>
          <w:szCs w:val="28"/>
          <w:lang w:val="uk-UA"/>
          <w:rPrChange w:id="181" w:author="ASD" w:date="2016-05-26T18:30:00Z">
            <w:rPr>
              <w:sz w:val="28"/>
              <w:szCs w:val="28"/>
              <w:lang w:val="uk-UA"/>
            </w:rPr>
          </w:rPrChange>
        </w:rPr>
        <w:t xml:space="preserve"> автор</w:t>
      </w:r>
      <w:r w:rsidR="002D476B" w:rsidRPr="00127E61">
        <w:rPr>
          <w:sz w:val="28"/>
          <w:szCs w:val="28"/>
          <w:lang w:val="uk-UA"/>
          <w:rPrChange w:id="182" w:author="ASD" w:date="2016-05-26T18:30:00Z">
            <w:rPr>
              <w:sz w:val="28"/>
              <w:szCs w:val="28"/>
              <w:lang w:val="uk-UA"/>
            </w:rPr>
          </w:rPrChange>
        </w:rPr>
        <w:t>у</w:t>
      </w:r>
      <w:r w:rsidRPr="00127E61">
        <w:rPr>
          <w:sz w:val="28"/>
          <w:szCs w:val="28"/>
          <w:lang w:val="uk-UA"/>
          <w:rPrChange w:id="183" w:author="ASD" w:date="2016-05-26T18:30:00Z">
            <w:rPr>
              <w:sz w:val="28"/>
              <w:szCs w:val="28"/>
              <w:lang w:val="uk-UA"/>
            </w:rPr>
          </w:rPrChange>
        </w:rPr>
        <w:t xml:space="preserve"> вдалося досить широко впровадити методику в </w:t>
      </w:r>
      <w:r w:rsidR="002D476B" w:rsidRPr="00127E61">
        <w:rPr>
          <w:sz w:val="28"/>
          <w:szCs w:val="28"/>
          <w:lang w:val="uk-UA"/>
          <w:rPrChange w:id="184" w:author="ASD" w:date="2016-05-26T18:30:00Z">
            <w:rPr>
              <w:sz w:val="28"/>
              <w:szCs w:val="28"/>
              <w:lang w:val="uk-UA"/>
            </w:rPr>
          </w:rPrChange>
        </w:rPr>
        <w:t>медичну</w:t>
      </w:r>
      <w:r w:rsidRPr="00127E61">
        <w:rPr>
          <w:sz w:val="28"/>
          <w:szCs w:val="28"/>
          <w:lang w:val="uk-UA"/>
          <w:rPrChange w:id="185" w:author="ASD" w:date="2016-05-26T18:30:00Z">
            <w:rPr>
              <w:sz w:val="28"/>
              <w:szCs w:val="28"/>
              <w:lang w:val="uk-UA"/>
            </w:rPr>
          </w:rPrChange>
        </w:rPr>
        <w:t xml:space="preserve"> практику. R. </w:t>
      </w:r>
      <w:proofErr w:type="spellStart"/>
      <w:r w:rsidRPr="00127E61">
        <w:rPr>
          <w:sz w:val="28"/>
          <w:szCs w:val="28"/>
          <w:lang w:val="uk-UA"/>
          <w:rPrChange w:id="186" w:author="ASD" w:date="2016-05-26T18:30:00Z">
            <w:rPr>
              <w:sz w:val="28"/>
              <w:szCs w:val="28"/>
              <w:lang w:val="uk-UA"/>
            </w:rPr>
          </w:rPrChange>
        </w:rPr>
        <w:t>Schindler</w:t>
      </w:r>
      <w:proofErr w:type="spellEnd"/>
      <w:r w:rsidRPr="00127E61">
        <w:rPr>
          <w:sz w:val="28"/>
          <w:szCs w:val="28"/>
          <w:lang w:val="uk-UA"/>
          <w:rPrChange w:id="187" w:author="ASD" w:date="2016-05-26T18:30:00Z">
            <w:rPr>
              <w:sz w:val="28"/>
              <w:szCs w:val="28"/>
              <w:lang w:val="uk-UA"/>
            </w:rPr>
          </w:rPrChange>
        </w:rPr>
        <w:t xml:space="preserve"> по праву можна вважати "батьком гастроскопії".</w:t>
      </w:r>
    </w:p>
    <w:p w:rsidR="00AC25BC" w:rsidRPr="00127E61" w:rsidRDefault="00AC25BC" w:rsidP="00BF72C3">
      <w:pPr>
        <w:widowControl w:val="0"/>
        <w:autoSpaceDE w:val="0"/>
        <w:autoSpaceDN w:val="0"/>
        <w:adjustRightInd w:val="0"/>
        <w:spacing w:line="360" w:lineRule="auto"/>
        <w:ind w:firstLine="567"/>
        <w:rPr>
          <w:sz w:val="28"/>
          <w:szCs w:val="28"/>
          <w:lang w:val="uk-UA"/>
          <w:rPrChange w:id="188" w:author="ASD" w:date="2016-05-26T18:30:00Z">
            <w:rPr>
              <w:sz w:val="28"/>
              <w:szCs w:val="28"/>
              <w:lang w:val="uk-UA"/>
            </w:rPr>
          </w:rPrChange>
        </w:rPr>
        <w:pPrChange w:id="189"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190" w:author="ASD" w:date="2016-05-26T18:30:00Z">
            <w:rPr>
              <w:sz w:val="28"/>
              <w:szCs w:val="28"/>
              <w:lang w:val="uk-UA"/>
            </w:rPr>
          </w:rPrChange>
        </w:rPr>
        <w:t xml:space="preserve">У наступні роки було запропоновано багато модифікації </w:t>
      </w:r>
      <w:proofErr w:type="spellStart"/>
      <w:r w:rsidR="002D476B" w:rsidRPr="00127E61">
        <w:rPr>
          <w:sz w:val="28"/>
          <w:szCs w:val="28"/>
          <w:lang w:val="uk-UA"/>
          <w:rPrChange w:id="191" w:author="ASD" w:date="2016-05-26T18:30:00Z">
            <w:rPr>
              <w:sz w:val="28"/>
              <w:szCs w:val="28"/>
              <w:lang w:val="uk-UA"/>
            </w:rPr>
          </w:rPrChange>
        </w:rPr>
        <w:t>н</w:t>
      </w:r>
      <w:r w:rsidRPr="00127E61">
        <w:rPr>
          <w:sz w:val="28"/>
          <w:szCs w:val="28"/>
          <w:lang w:val="uk-UA"/>
          <w:rPrChange w:id="192" w:author="ASD" w:date="2016-05-26T18:30:00Z">
            <w:rPr>
              <w:sz w:val="28"/>
              <w:szCs w:val="28"/>
              <w:lang w:val="uk-UA"/>
            </w:rPr>
          </w:rPrChange>
        </w:rPr>
        <w:t>апівгнучк</w:t>
      </w:r>
      <w:r w:rsidR="002D476B" w:rsidRPr="00127E61">
        <w:rPr>
          <w:sz w:val="28"/>
          <w:szCs w:val="28"/>
          <w:lang w:val="uk-UA"/>
          <w:rPrChange w:id="193" w:author="ASD" w:date="2016-05-26T18:30:00Z">
            <w:rPr>
              <w:sz w:val="28"/>
              <w:szCs w:val="28"/>
              <w:lang w:val="uk-UA"/>
            </w:rPr>
          </w:rPrChange>
        </w:rPr>
        <w:t>ого</w:t>
      </w:r>
      <w:proofErr w:type="spellEnd"/>
      <w:r w:rsidRPr="00127E61">
        <w:rPr>
          <w:sz w:val="28"/>
          <w:szCs w:val="28"/>
          <w:lang w:val="uk-UA"/>
          <w:rPrChange w:id="194" w:author="ASD" w:date="2016-05-26T18:30:00Z">
            <w:rPr>
              <w:sz w:val="28"/>
              <w:szCs w:val="28"/>
              <w:lang w:val="uk-UA"/>
            </w:rPr>
          </w:rPrChange>
        </w:rPr>
        <w:t xml:space="preserve"> гастроскоп</w:t>
      </w:r>
      <w:r w:rsidR="002D476B" w:rsidRPr="00127E61">
        <w:rPr>
          <w:sz w:val="28"/>
          <w:szCs w:val="28"/>
          <w:lang w:val="uk-UA"/>
          <w:rPrChange w:id="195" w:author="ASD" w:date="2016-05-26T18:30:00Z">
            <w:rPr>
              <w:sz w:val="28"/>
              <w:szCs w:val="28"/>
              <w:lang w:val="uk-UA"/>
            </w:rPr>
          </w:rPrChange>
        </w:rPr>
        <w:t>а</w:t>
      </w:r>
      <w:r w:rsidRPr="00127E61">
        <w:rPr>
          <w:sz w:val="28"/>
          <w:szCs w:val="28"/>
          <w:lang w:val="uk-UA"/>
          <w:rPrChange w:id="196" w:author="ASD" w:date="2016-05-26T18:30:00Z">
            <w:rPr>
              <w:sz w:val="28"/>
              <w:szCs w:val="28"/>
              <w:lang w:val="uk-UA"/>
            </w:rPr>
          </w:rPrChange>
        </w:rPr>
        <w:t xml:space="preserve">. Дві моделі гастроскопа N. </w:t>
      </w:r>
      <w:proofErr w:type="spellStart"/>
      <w:r w:rsidRPr="00127E61">
        <w:rPr>
          <w:sz w:val="28"/>
          <w:szCs w:val="28"/>
          <w:lang w:val="uk-UA"/>
          <w:rPrChange w:id="197" w:author="ASD" w:date="2016-05-26T18:30:00Z">
            <w:rPr>
              <w:sz w:val="28"/>
              <w:szCs w:val="28"/>
              <w:lang w:val="uk-UA"/>
            </w:rPr>
          </w:rPrChange>
        </w:rPr>
        <w:t>Henning</w:t>
      </w:r>
      <w:proofErr w:type="spellEnd"/>
      <w:r w:rsidRPr="00127E61">
        <w:rPr>
          <w:sz w:val="28"/>
          <w:szCs w:val="28"/>
          <w:lang w:val="uk-UA"/>
          <w:rPrChange w:id="198" w:author="ASD" w:date="2016-05-26T18:30:00Z">
            <w:rPr>
              <w:sz w:val="28"/>
              <w:szCs w:val="28"/>
              <w:lang w:val="uk-UA"/>
            </w:rPr>
          </w:rPrChange>
        </w:rPr>
        <w:t xml:space="preserve"> (1939, 1948) відрізнялися меншою товщиною гнучкої частини (7,5 мм), тому обстеження з їх допомогою легше переносилося хворими. Н. </w:t>
      </w:r>
      <w:proofErr w:type="spellStart"/>
      <w:r w:rsidRPr="00127E61">
        <w:rPr>
          <w:sz w:val="28"/>
          <w:szCs w:val="28"/>
          <w:lang w:val="uk-UA"/>
          <w:rPrChange w:id="199" w:author="ASD" w:date="2016-05-26T18:30:00Z">
            <w:rPr>
              <w:sz w:val="28"/>
              <w:szCs w:val="28"/>
              <w:lang w:val="uk-UA"/>
            </w:rPr>
          </w:rPrChange>
        </w:rPr>
        <w:t>Taylor</w:t>
      </w:r>
      <w:proofErr w:type="spellEnd"/>
      <w:r w:rsidRPr="00127E61">
        <w:rPr>
          <w:sz w:val="28"/>
          <w:szCs w:val="28"/>
          <w:lang w:val="uk-UA"/>
          <w:rPrChange w:id="200" w:author="ASD" w:date="2016-05-26T18:30:00Z">
            <w:rPr>
              <w:sz w:val="28"/>
              <w:szCs w:val="28"/>
              <w:lang w:val="uk-UA"/>
            </w:rPr>
          </w:rPrChange>
        </w:rPr>
        <w:t xml:space="preserve"> (1941) сконструював гастроскоп</w:t>
      </w:r>
      <w:r w:rsidR="002D476B" w:rsidRPr="00127E61">
        <w:rPr>
          <w:sz w:val="28"/>
          <w:szCs w:val="28"/>
          <w:lang w:val="uk-UA"/>
          <w:rPrChange w:id="201" w:author="ASD" w:date="2016-05-26T18:30:00Z">
            <w:rPr>
              <w:sz w:val="28"/>
              <w:szCs w:val="28"/>
              <w:lang w:val="uk-UA"/>
            </w:rPr>
          </w:rPrChange>
        </w:rPr>
        <w:t xml:space="preserve"> із</w:t>
      </w:r>
      <w:r w:rsidRPr="00127E61">
        <w:rPr>
          <w:sz w:val="28"/>
          <w:szCs w:val="28"/>
          <w:lang w:val="uk-UA"/>
          <w:rPrChange w:id="202" w:author="ASD" w:date="2016-05-26T18:30:00Z">
            <w:rPr>
              <w:sz w:val="28"/>
              <w:szCs w:val="28"/>
              <w:lang w:val="uk-UA"/>
            </w:rPr>
          </w:rPrChange>
        </w:rPr>
        <w:t xml:space="preserve"> </w:t>
      </w:r>
      <w:r w:rsidR="002D476B" w:rsidRPr="00127E61">
        <w:rPr>
          <w:sz w:val="28"/>
          <w:szCs w:val="28"/>
          <w:lang w:val="uk-UA"/>
          <w:rPrChange w:id="203" w:author="ASD" w:date="2016-05-26T18:30:00Z">
            <w:rPr>
              <w:sz w:val="28"/>
              <w:szCs w:val="28"/>
              <w:lang w:val="uk-UA"/>
            </w:rPr>
          </w:rPrChange>
        </w:rPr>
        <w:t>гнучкою</w:t>
      </w:r>
      <w:r w:rsidRPr="00127E61">
        <w:rPr>
          <w:sz w:val="28"/>
          <w:szCs w:val="28"/>
          <w:lang w:val="uk-UA"/>
          <w:rPrChange w:id="204" w:author="ASD" w:date="2016-05-26T18:30:00Z">
            <w:rPr>
              <w:sz w:val="28"/>
              <w:szCs w:val="28"/>
              <w:lang w:val="uk-UA"/>
            </w:rPr>
          </w:rPrChange>
        </w:rPr>
        <w:t xml:space="preserve"> дистально</w:t>
      </w:r>
      <w:r w:rsidR="002D476B" w:rsidRPr="00127E61">
        <w:rPr>
          <w:sz w:val="28"/>
          <w:szCs w:val="28"/>
          <w:lang w:val="uk-UA"/>
          <w:rPrChange w:id="205" w:author="ASD" w:date="2016-05-26T18:30:00Z">
            <w:rPr>
              <w:sz w:val="28"/>
              <w:szCs w:val="28"/>
              <w:lang w:val="uk-UA"/>
            </w:rPr>
          </w:rPrChange>
        </w:rPr>
        <w:t>ю</w:t>
      </w:r>
      <w:r w:rsidRPr="00127E61">
        <w:rPr>
          <w:sz w:val="28"/>
          <w:szCs w:val="28"/>
          <w:lang w:val="uk-UA"/>
          <w:rPrChange w:id="206" w:author="ASD" w:date="2016-05-26T18:30:00Z">
            <w:rPr>
              <w:sz w:val="28"/>
              <w:szCs w:val="28"/>
              <w:lang w:val="uk-UA"/>
            </w:rPr>
          </w:rPrChange>
        </w:rPr>
        <w:t xml:space="preserve"> частиною, яка при управлінні дозволяла оглядати частин</w:t>
      </w:r>
      <w:r w:rsidR="002D476B" w:rsidRPr="00127E61">
        <w:rPr>
          <w:sz w:val="28"/>
          <w:szCs w:val="28"/>
          <w:lang w:val="uk-UA"/>
          <w:rPrChange w:id="207" w:author="ASD" w:date="2016-05-26T18:30:00Z">
            <w:rPr>
              <w:sz w:val="28"/>
              <w:szCs w:val="28"/>
              <w:lang w:val="uk-UA"/>
            </w:rPr>
          </w:rPrChange>
        </w:rPr>
        <w:t xml:space="preserve">у </w:t>
      </w:r>
      <w:r w:rsidRPr="00127E61">
        <w:rPr>
          <w:sz w:val="28"/>
          <w:szCs w:val="28"/>
          <w:lang w:val="uk-UA"/>
          <w:rPrChange w:id="208" w:author="ASD" w:date="2016-05-26T18:30:00Z">
            <w:rPr>
              <w:sz w:val="28"/>
              <w:szCs w:val="28"/>
              <w:lang w:val="uk-UA"/>
            </w:rPr>
          </w:rPrChange>
        </w:rPr>
        <w:t xml:space="preserve">"сліпих" зон </w:t>
      </w:r>
      <w:proofErr w:type="spellStart"/>
      <w:r w:rsidRPr="00127E61">
        <w:rPr>
          <w:sz w:val="28"/>
          <w:szCs w:val="28"/>
          <w:lang w:val="uk-UA"/>
          <w:rPrChange w:id="209" w:author="ASD" w:date="2016-05-26T18:30:00Z">
            <w:rPr>
              <w:sz w:val="28"/>
              <w:szCs w:val="28"/>
              <w:lang w:val="uk-UA"/>
            </w:rPr>
          </w:rPrChange>
        </w:rPr>
        <w:t>шлунка</w:t>
      </w:r>
      <w:proofErr w:type="spellEnd"/>
      <w:r w:rsidRPr="00127E61">
        <w:rPr>
          <w:sz w:val="28"/>
          <w:szCs w:val="28"/>
          <w:lang w:val="uk-UA"/>
          <w:rPrChange w:id="210" w:author="ASD" w:date="2016-05-26T18:30:00Z">
            <w:rPr>
              <w:sz w:val="28"/>
              <w:szCs w:val="28"/>
              <w:lang w:val="uk-UA"/>
            </w:rPr>
          </w:rPrChange>
        </w:rPr>
        <w:t>. Незабаром була розроблена модель гастроскопа "</w:t>
      </w:r>
      <w:proofErr w:type="spellStart"/>
      <w:r w:rsidRPr="00127E61">
        <w:rPr>
          <w:sz w:val="28"/>
          <w:szCs w:val="28"/>
          <w:lang w:val="uk-UA"/>
          <w:rPrChange w:id="211" w:author="ASD" w:date="2016-05-26T18:30:00Z">
            <w:rPr>
              <w:sz w:val="28"/>
              <w:szCs w:val="28"/>
              <w:lang w:val="uk-UA"/>
            </w:rPr>
          </w:rPrChange>
        </w:rPr>
        <w:t>Edel-Palmer</w:t>
      </w:r>
      <w:proofErr w:type="spellEnd"/>
      <w:r w:rsidRPr="00127E61">
        <w:rPr>
          <w:sz w:val="28"/>
          <w:szCs w:val="28"/>
          <w:lang w:val="uk-UA"/>
          <w:rPrChange w:id="212" w:author="ASD" w:date="2016-05-26T18:30:00Z">
            <w:rPr>
              <w:sz w:val="28"/>
              <w:szCs w:val="28"/>
              <w:lang w:val="uk-UA"/>
            </w:rPr>
          </w:rPrChange>
        </w:rPr>
        <w:t>" з керованим в одній площині дистальним кінцем. Цей апарат був тонше, ніж апарат "</w:t>
      </w:r>
      <w:proofErr w:type="spellStart"/>
      <w:r w:rsidRPr="00127E61">
        <w:rPr>
          <w:sz w:val="28"/>
          <w:szCs w:val="28"/>
          <w:lang w:val="uk-UA"/>
          <w:rPrChange w:id="213" w:author="ASD" w:date="2016-05-26T18:30:00Z">
            <w:rPr>
              <w:sz w:val="28"/>
              <w:szCs w:val="28"/>
              <w:lang w:val="uk-UA"/>
            </w:rPr>
          </w:rPrChange>
        </w:rPr>
        <w:t>Wolf-Schindler</w:t>
      </w:r>
      <w:proofErr w:type="spellEnd"/>
      <w:r w:rsidRPr="00127E61">
        <w:rPr>
          <w:sz w:val="28"/>
          <w:szCs w:val="28"/>
          <w:lang w:val="uk-UA"/>
          <w:rPrChange w:id="214" w:author="ASD" w:date="2016-05-26T18:30:00Z">
            <w:rPr>
              <w:sz w:val="28"/>
              <w:szCs w:val="28"/>
              <w:lang w:val="uk-UA"/>
            </w:rPr>
          </w:rPrChange>
        </w:rPr>
        <w:t xml:space="preserve">", і тривалий час залишався найпоширенішим типом гастроскопа. Подальше вдосконалення </w:t>
      </w:r>
      <w:proofErr w:type="spellStart"/>
      <w:r w:rsidRPr="00127E61">
        <w:rPr>
          <w:sz w:val="28"/>
          <w:szCs w:val="28"/>
          <w:lang w:val="uk-UA"/>
          <w:rPrChange w:id="215" w:author="ASD" w:date="2016-05-26T18:30:00Z">
            <w:rPr>
              <w:sz w:val="28"/>
              <w:szCs w:val="28"/>
              <w:lang w:val="uk-UA"/>
            </w:rPr>
          </w:rPrChange>
        </w:rPr>
        <w:t>Напівгнучкі</w:t>
      </w:r>
      <w:proofErr w:type="spellEnd"/>
      <w:r w:rsidRPr="00127E61">
        <w:rPr>
          <w:sz w:val="28"/>
          <w:szCs w:val="28"/>
          <w:lang w:val="uk-UA"/>
          <w:rPrChange w:id="216" w:author="ASD" w:date="2016-05-26T18:30:00Z">
            <w:rPr>
              <w:sz w:val="28"/>
              <w:szCs w:val="28"/>
              <w:lang w:val="uk-UA"/>
            </w:rPr>
          </w:rPrChange>
        </w:rPr>
        <w:t xml:space="preserve"> ендоскопів йшов по шляху поліпшення їх оптичних властивостей і розробки принципів біопсії через гастроскоп. У 1948 р</w:t>
      </w:r>
      <w:r w:rsidR="002D476B" w:rsidRPr="00127E61">
        <w:rPr>
          <w:sz w:val="28"/>
          <w:szCs w:val="28"/>
          <w:lang w:val="uk-UA"/>
          <w:rPrChange w:id="217" w:author="ASD" w:date="2016-05-26T18:30:00Z">
            <w:rPr>
              <w:sz w:val="28"/>
              <w:szCs w:val="28"/>
              <w:lang w:val="uk-UA"/>
            </w:rPr>
          </w:rPrChange>
        </w:rPr>
        <w:t>оці</w:t>
      </w:r>
      <w:r w:rsidRPr="00127E61">
        <w:rPr>
          <w:sz w:val="28"/>
          <w:szCs w:val="28"/>
          <w:lang w:val="uk-UA"/>
          <w:rPrChange w:id="218" w:author="ASD" w:date="2016-05-26T18:30:00Z">
            <w:rPr>
              <w:sz w:val="28"/>
              <w:szCs w:val="28"/>
              <w:lang w:val="uk-UA"/>
            </w:rPr>
          </w:rPrChange>
        </w:rPr>
        <w:t xml:space="preserve"> Е. В. </w:t>
      </w:r>
      <w:proofErr w:type="spellStart"/>
      <w:r w:rsidRPr="00127E61">
        <w:rPr>
          <w:sz w:val="28"/>
          <w:szCs w:val="28"/>
          <w:lang w:val="uk-UA"/>
          <w:rPrChange w:id="219" w:author="ASD" w:date="2016-05-26T18:30:00Z">
            <w:rPr>
              <w:sz w:val="28"/>
              <w:szCs w:val="28"/>
              <w:lang w:val="uk-UA"/>
            </w:rPr>
          </w:rPrChange>
        </w:rPr>
        <w:t>Benedict</w:t>
      </w:r>
      <w:proofErr w:type="spellEnd"/>
      <w:r w:rsidRPr="00127E61">
        <w:rPr>
          <w:sz w:val="28"/>
          <w:szCs w:val="28"/>
          <w:lang w:val="uk-UA"/>
          <w:rPrChange w:id="220" w:author="ASD" w:date="2016-05-26T18:30:00Z">
            <w:rPr>
              <w:sz w:val="28"/>
              <w:szCs w:val="28"/>
              <w:lang w:val="uk-UA"/>
            </w:rPr>
          </w:rPrChange>
        </w:rPr>
        <w:t xml:space="preserve"> створив операційний гастроскоп, що має </w:t>
      </w:r>
      <w:proofErr w:type="spellStart"/>
      <w:r w:rsidRPr="00127E61">
        <w:rPr>
          <w:sz w:val="28"/>
          <w:szCs w:val="28"/>
          <w:lang w:val="uk-UA"/>
          <w:rPrChange w:id="221" w:author="ASD" w:date="2016-05-26T18:30:00Z">
            <w:rPr>
              <w:sz w:val="28"/>
              <w:szCs w:val="28"/>
              <w:lang w:val="uk-UA"/>
            </w:rPr>
          </w:rPrChange>
        </w:rPr>
        <w:t>біопсійний</w:t>
      </w:r>
      <w:proofErr w:type="spellEnd"/>
      <w:r w:rsidRPr="00127E61">
        <w:rPr>
          <w:sz w:val="28"/>
          <w:szCs w:val="28"/>
          <w:lang w:val="uk-UA"/>
          <w:rPrChange w:id="222" w:author="ASD" w:date="2016-05-26T18:30:00Z">
            <w:rPr>
              <w:sz w:val="28"/>
              <w:szCs w:val="28"/>
              <w:lang w:val="uk-UA"/>
            </w:rPr>
          </w:rPrChange>
        </w:rPr>
        <w:t xml:space="preserve"> канал і дозволяє проводити маніпуляції усередині </w:t>
      </w:r>
      <w:proofErr w:type="spellStart"/>
      <w:r w:rsidRPr="00127E61">
        <w:rPr>
          <w:sz w:val="28"/>
          <w:szCs w:val="28"/>
          <w:lang w:val="uk-UA"/>
          <w:rPrChange w:id="223" w:author="ASD" w:date="2016-05-26T18:30:00Z">
            <w:rPr>
              <w:sz w:val="28"/>
              <w:szCs w:val="28"/>
              <w:lang w:val="uk-UA"/>
            </w:rPr>
          </w:rPrChange>
        </w:rPr>
        <w:t>шлунка</w:t>
      </w:r>
      <w:proofErr w:type="spellEnd"/>
      <w:r w:rsidRPr="00127E61">
        <w:rPr>
          <w:sz w:val="28"/>
          <w:szCs w:val="28"/>
          <w:lang w:val="uk-UA"/>
          <w:rPrChange w:id="224" w:author="ASD" w:date="2016-05-26T18:30:00Z">
            <w:rPr>
              <w:sz w:val="28"/>
              <w:szCs w:val="28"/>
              <w:lang w:val="uk-UA"/>
            </w:rPr>
          </w:rPrChange>
        </w:rPr>
        <w:t>.</w:t>
      </w:r>
    </w:p>
    <w:p w:rsidR="00AC25BC" w:rsidRPr="00127E61" w:rsidRDefault="00AC25BC" w:rsidP="00BF72C3">
      <w:pPr>
        <w:widowControl w:val="0"/>
        <w:autoSpaceDE w:val="0"/>
        <w:autoSpaceDN w:val="0"/>
        <w:adjustRightInd w:val="0"/>
        <w:spacing w:line="360" w:lineRule="auto"/>
        <w:ind w:firstLine="567"/>
        <w:rPr>
          <w:sz w:val="28"/>
          <w:szCs w:val="28"/>
          <w:lang w:val="uk-UA"/>
          <w:rPrChange w:id="225" w:author="ASD" w:date="2016-05-26T18:30:00Z">
            <w:rPr>
              <w:sz w:val="28"/>
              <w:szCs w:val="28"/>
              <w:lang w:val="uk-UA"/>
            </w:rPr>
          </w:rPrChange>
        </w:rPr>
        <w:pPrChange w:id="226"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227" w:author="ASD" w:date="2016-05-26T18:30:00Z">
            <w:rPr>
              <w:sz w:val="28"/>
              <w:szCs w:val="28"/>
              <w:lang w:val="uk-UA"/>
            </w:rPr>
          </w:rPrChange>
        </w:rPr>
        <w:lastRenderedPageBreak/>
        <w:t>У ц</w:t>
      </w:r>
      <w:r w:rsidR="002D476B" w:rsidRPr="00127E61">
        <w:rPr>
          <w:sz w:val="28"/>
          <w:szCs w:val="28"/>
          <w:lang w:val="uk-UA"/>
          <w:rPrChange w:id="228" w:author="ASD" w:date="2016-05-26T18:30:00Z">
            <w:rPr>
              <w:sz w:val="28"/>
              <w:szCs w:val="28"/>
              <w:lang w:val="uk-UA"/>
            </w:rPr>
          </w:rPrChange>
        </w:rPr>
        <w:t>ей</w:t>
      </w:r>
      <w:r w:rsidRPr="00127E61">
        <w:rPr>
          <w:sz w:val="28"/>
          <w:szCs w:val="28"/>
          <w:lang w:val="uk-UA"/>
          <w:rPrChange w:id="229" w:author="ASD" w:date="2016-05-26T18:30:00Z">
            <w:rPr>
              <w:sz w:val="28"/>
              <w:szCs w:val="28"/>
              <w:lang w:val="uk-UA"/>
            </w:rPr>
          </w:rPrChange>
        </w:rPr>
        <w:t xml:space="preserve"> ж</w:t>
      </w:r>
      <w:r w:rsidR="002D476B" w:rsidRPr="00127E61">
        <w:rPr>
          <w:sz w:val="28"/>
          <w:szCs w:val="28"/>
          <w:lang w:val="uk-UA"/>
          <w:rPrChange w:id="230" w:author="ASD" w:date="2016-05-26T18:30:00Z">
            <w:rPr>
              <w:sz w:val="28"/>
              <w:szCs w:val="28"/>
              <w:lang w:val="uk-UA"/>
            </w:rPr>
          </w:rPrChange>
        </w:rPr>
        <w:t>е</w:t>
      </w:r>
      <w:r w:rsidRPr="00127E61">
        <w:rPr>
          <w:sz w:val="28"/>
          <w:szCs w:val="28"/>
          <w:lang w:val="uk-UA"/>
          <w:rPrChange w:id="231" w:author="ASD" w:date="2016-05-26T18:30:00Z">
            <w:rPr>
              <w:sz w:val="28"/>
              <w:szCs w:val="28"/>
              <w:lang w:val="uk-UA"/>
            </w:rPr>
          </w:rPrChange>
        </w:rPr>
        <w:t xml:space="preserve"> р</w:t>
      </w:r>
      <w:r w:rsidR="002D476B" w:rsidRPr="00127E61">
        <w:rPr>
          <w:sz w:val="28"/>
          <w:szCs w:val="28"/>
          <w:lang w:val="uk-UA"/>
          <w:rPrChange w:id="232" w:author="ASD" w:date="2016-05-26T18:30:00Z">
            <w:rPr>
              <w:sz w:val="28"/>
              <w:szCs w:val="28"/>
              <w:lang w:val="uk-UA"/>
            </w:rPr>
          </w:rPrChange>
        </w:rPr>
        <w:t>ік</w:t>
      </w:r>
      <w:r w:rsidRPr="00127E61">
        <w:rPr>
          <w:sz w:val="28"/>
          <w:szCs w:val="28"/>
          <w:lang w:val="uk-UA"/>
          <w:rPrChange w:id="233" w:author="ASD" w:date="2016-05-26T18:30:00Z">
            <w:rPr>
              <w:sz w:val="28"/>
              <w:szCs w:val="28"/>
              <w:lang w:val="uk-UA"/>
            </w:rPr>
          </w:rPrChange>
        </w:rPr>
        <w:t xml:space="preserve"> лікарі та дослідники знову повернулися до проблеми </w:t>
      </w:r>
      <w:proofErr w:type="spellStart"/>
      <w:r w:rsidRPr="00127E61">
        <w:rPr>
          <w:sz w:val="28"/>
          <w:szCs w:val="28"/>
          <w:lang w:val="uk-UA"/>
          <w:rPrChange w:id="234" w:author="ASD" w:date="2016-05-26T18:30:00Z">
            <w:rPr>
              <w:sz w:val="28"/>
              <w:szCs w:val="28"/>
              <w:lang w:val="uk-UA"/>
            </w:rPr>
          </w:rPrChange>
        </w:rPr>
        <w:t>фотодокументації</w:t>
      </w:r>
      <w:proofErr w:type="spellEnd"/>
      <w:r w:rsidRPr="00127E61">
        <w:rPr>
          <w:sz w:val="28"/>
          <w:szCs w:val="28"/>
          <w:lang w:val="uk-UA"/>
          <w:rPrChange w:id="235" w:author="ASD" w:date="2016-05-26T18:30:00Z">
            <w:rPr>
              <w:sz w:val="28"/>
              <w:szCs w:val="28"/>
              <w:lang w:val="uk-UA"/>
            </w:rPr>
          </w:rPrChange>
        </w:rPr>
        <w:t xml:space="preserve">. Перші успішні досліди з </w:t>
      </w:r>
      <w:proofErr w:type="spellStart"/>
      <w:r w:rsidRPr="00127E61">
        <w:rPr>
          <w:sz w:val="28"/>
          <w:szCs w:val="28"/>
          <w:lang w:val="uk-UA"/>
          <w:rPrChange w:id="236" w:author="ASD" w:date="2016-05-26T18:30:00Z">
            <w:rPr>
              <w:sz w:val="28"/>
              <w:szCs w:val="28"/>
              <w:lang w:val="uk-UA"/>
            </w:rPr>
          </w:rPrChange>
        </w:rPr>
        <w:t>внутрішньошлункової</w:t>
      </w:r>
      <w:proofErr w:type="spellEnd"/>
      <w:r w:rsidRPr="00127E61">
        <w:rPr>
          <w:sz w:val="28"/>
          <w:szCs w:val="28"/>
          <w:lang w:val="uk-UA"/>
          <w:rPrChange w:id="237" w:author="ASD" w:date="2016-05-26T18:30:00Z">
            <w:rPr>
              <w:sz w:val="28"/>
              <w:szCs w:val="28"/>
              <w:lang w:val="uk-UA"/>
            </w:rPr>
          </w:rPrChange>
        </w:rPr>
        <w:t xml:space="preserve"> фотографією були проведені </w:t>
      </w:r>
      <w:proofErr w:type="spellStart"/>
      <w:r w:rsidRPr="00127E61">
        <w:rPr>
          <w:sz w:val="28"/>
          <w:szCs w:val="28"/>
          <w:lang w:val="uk-UA"/>
          <w:rPrChange w:id="238" w:author="ASD" w:date="2016-05-26T18:30:00Z">
            <w:rPr>
              <w:sz w:val="28"/>
              <w:szCs w:val="28"/>
              <w:lang w:val="uk-UA"/>
            </w:rPr>
          </w:rPrChange>
        </w:rPr>
        <w:t>T.Uji</w:t>
      </w:r>
      <w:proofErr w:type="spellEnd"/>
      <w:r w:rsidRPr="00127E61">
        <w:rPr>
          <w:sz w:val="28"/>
          <w:szCs w:val="28"/>
          <w:lang w:val="uk-UA"/>
          <w:rPrChange w:id="239" w:author="ASD" w:date="2016-05-26T18:30:00Z">
            <w:rPr>
              <w:sz w:val="28"/>
              <w:szCs w:val="28"/>
              <w:lang w:val="uk-UA"/>
            </w:rPr>
          </w:rPrChange>
        </w:rPr>
        <w:t xml:space="preserve"> (1950). У 1958 р S. </w:t>
      </w:r>
      <w:proofErr w:type="spellStart"/>
      <w:r w:rsidRPr="00127E61">
        <w:rPr>
          <w:sz w:val="28"/>
          <w:szCs w:val="28"/>
          <w:lang w:val="uk-UA"/>
          <w:rPrChange w:id="240" w:author="ASD" w:date="2016-05-26T18:30:00Z">
            <w:rPr>
              <w:sz w:val="28"/>
              <w:szCs w:val="28"/>
              <w:lang w:val="uk-UA"/>
            </w:rPr>
          </w:rPrChange>
        </w:rPr>
        <w:t>Tasaka</w:t>
      </w:r>
      <w:proofErr w:type="spellEnd"/>
      <w:r w:rsidRPr="00127E61">
        <w:rPr>
          <w:sz w:val="28"/>
          <w:szCs w:val="28"/>
          <w:lang w:val="uk-UA"/>
          <w:rPrChange w:id="241" w:author="ASD" w:date="2016-05-26T18:30:00Z">
            <w:rPr>
              <w:sz w:val="28"/>
              <w:szCs w:val="28"/>
              <w:lang w:val="uk-UA"/>
            </w:rPr>
          </w:rPrChange>
        </w:rPr>
        <w:t xml:space="preserve"> і S. </w:t>
      </w:r>
      <w:proofErr w:type="spellStart"/>
      <w:r w:rsidRPr="00127E61">
        <w:rPr>
          <w:sz w:val="28"/>
          <w:szCs w:val="28"/>
          <w:lang w:val="uk-UA"/>
          <w:rPrChange w:id="242" w:author="ASD" w:date="2016-05-26T18:30:00Z">
            <w:rPr>
              <w:sz w:val="28"/>
              <w:szCs w:val="28"/>
              <w:lang w:val="uk-UA"/>
            </w:rPr>
          </w:rPrChange>
        </w:rPr>
        <w:t>Achizawa</w:t>
      </w:r>
      <w:proofErr w:type="spellEnd"/>
      <w:r w:rsidRPr="00127E61">
        <w:rPr>
          <w:sz w:val="28"/>
          <w:szCs w:val="28"/>
          <w:lang w:val="uk-UA"/>
          <w:rPrChange w:id="243" w:author="ASD" w:date="2016-05-26T18:30:00Z">
            <w:rPr>
              <w:sz w:val="28"/>
              <w:szCs w:val="28"/>
              <w:lang w:val="uk-UA"/>
            </w:rPr>
          </w:rPrChange>
        </w:rPr>
        <w:t xml:space="preserve"> представили фотографії, виконані за допомогою </w:t>
      </w:r>
      <w:proofErr w:type="spellStart"/>
      <w:r w:rsidRPr="00127E61">
        <w:rPr>
          <w:sz w:val="28"/>
          <w:szCs w:val="28"/>
          <w:lang w:val="uk-UA"/>
          <w:rPrChange w:id="244" w:author="ASD" w:date="2016-05-26T18:30:00Z">
            <w:rPr>
              <w:sz w:val="28"/>
              <w:szCs w:val="28"/>
              <w:lang w:val="uk-UA"/>
            </w:rPr>
          </w:rPrChange>
        </w:rPr>
        <w:t>гастрокамер</w:t>
      </w:r>
      <w:proofErr w:type="spellEnd"/>
      <w:r w:rsidRPr="00127E61">
        <w:rPr>
          <w:sz w:val="28"/>
          <w:szCs w:val="28"/>
          <w:lang w:val="uk-UA"/>
          <w:rPrChange w:id="245" w:author="ASD" w:date="2016-05-26T18:30:00Z">
            <w:rPr>
              <w:sz w:val="28"/>
              <w:szCs w:val="28"/>
              <w:lang w:val="uk-UA"/>
            </w:rPr>
          </w:rPrChange>
        </w:rPr>
        <w:t>; останні отримали велике поширення в Японії і практично конкурували з гастроскопії.</w:t>
      </w:r>
    </w:p>
    <w:p w:rsidR="00AC25BC" w:rsidRPr="00127E61" w:rsidRDefault="00EC7E4E" w:rsidP="00D902DF">
      <w:pPr>
        <w:pStyle w:val="3"/>
        <w:widowControl w:val="0"/>
        <w:numPr>
          <w:ilvl w:val="0"/>
          <w:numId w:val="16"/>
        </w:numPr>
        <w:tabs>
          <w:tab w:val="left" w:pos="1530"/>
        </w:tabs>
        <w:autoSpaceDE w:val="0"/>
        <w:autoSpaceDN w:val="0"/>
        <w:adjustRightInd w:val="0"/>
        <w:spacing w:line="360" w:lineRule="auto"/>
        <w:ind w:left="1170" w:hanging="450"/>
        <w:rPr>
          <w:szCs w:val="28"/>
          <w:lang w:val="uk-UA"/>
          <w:rPrChange w:id="246" w:author="ASD" w:date="2016-05-26T18:30:00Z">
            <w:rPr>
              <w:szCs w:val="28"/>
              <w:lang w:val="uk-UA"/>
            </w:rPr>
          </w:rPrChange>
        </w:rPr>
      </w:pPr>
      <w:bookmarkStart w:id="247" w:name="_Toc452065735"/>
      <w:r w:rsidRPr="00127E61">
        <w:rPr>
          <w:szCs w:val="28"/>
          <w:lang w:val="uk-UA"/>
          <w:rPrChange w:id="248" w:author="ASD" w:date="2016-05-26T18:30:00Z">
            <w:rPr>
              <w:szCs w:val="28"/>
              <w:lang w:val="uk-UA"/>
            </w:rPr>
          </w:rPrChange>
        </w:rPr>
        <w:t>Опто</w:t>
      </w:r>
      <w:r w:rsidR="00AC5BD7" w:rsidRPr="00127E61">
        <w:rPr>
          <w:szCs w:val="28"/>
          <w:lang w:val="uk-UA"/>
          <w:rPrChange w:id="249" w:author="ASD" w:date="2016-05-26T18:30:00Z">
            <w:rPr>
              <w:szCs w:val="28"/>
              <w:lang w:val="uk-UA"/>
            </w:rPr>
          </w:rPrChange>
        </w:rPr>
        <w:t>волоконний період</w:t>
      </w:r>
      <w:bookmarkEnd w:id="247"/>
    </w:p>
    <w:p w:rsidR="00AC25BC" w:rsidRPr="00127E61" w:rsidRDefault="00EC7E4E" w:rsidP="00BF72C3">
      <w:pPr>
        <w:widowControl w:val="0"/>
        <w:autoSpaceDE w:val="0"/>
        <w:autoSpaceDN w:val="0"/>
        <w:adjustRightInd w:val="0"/>
        <w:spacing w:line="360" w:lineRule="auto"/>
        <w:ind w:firstLine="567"/>
        <w:rPr>
          <w:sz w:val="28"/>
          <w:szCs w:val="28"/>
          <w:lang w:val="uk-UA"/>
          <w:rPrChange w:id="250" w:author="ASD" w:date="2016-05-26T18:30:00Z">
            <w:rPr>
              <w:sz w:val="28"/>
              <w:szCs w:val="28"/>
              <w:lang w:val="uk-UA"/>
            </w:rPr>
          </w:rPrChange>
        </w:rPr>
        <w:pPrChange w:id="251"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252" w:author="ASD" w:date="2016-05-26T18:30:00Z">
            <w:rPr>
              <w:sz w:val="28"/>
              <w:szCs w:val="28"/>
              <w:lang w:val="uk-UA"/>
            </w:rPr>
          </w:rPrChange>
        </w:rPr>
        <w:t>Третій етап у</w:t>
      </w:r>
      <w:r w:rsidR="00AC25BC" w:rsidRPr="00127E61">
        <w:rPr>
          <w:sz w:val="28"/>
          <w:szCs w:val="28"/>
          <w:lang w:val="uk-UA"/>
          <w:rPrChange w:id="253" w:author="ASD" w:date="2016-05-26T18:30:00Z">
            <w:rPr>
              <w:sz w:val="28"/>
              <w:szCs w:val="28"/>
              <w:lang w:val="uk-UA"/>
            </w:rPr>
          </w:rPrChange>
        </w:rPr>
        <w:t xml:space="preserve"> ендоскопії почався після публікації </w:t>
      </w:r>
      <w:proofErr w:type="spellStart"/>
      <w:r w:rsidR="00AC25BC" w:rsidRPr="00127E61">
        <w:rPr>
          <w:sz w:val="28"/>
          <w:szCs w:val="28"/>
          <w:lang w:val="uk-UA"/>
          <w:rPrChange w:id="254" w:author="ASD" w:date="2016-05-26T18:30:00Z">
            <w:rPr>
              <w:sz w:val="28"/>
              <w:szCs w:val="28"/>
              <w:lang w:val="uk-UA"/>
            </w:rPr>
          </w:rPrChange>
        </w:rPr>
        <w:t>Hirschowitz</w:t>
      </w:r>
      <w:proofErr w:type="spellEnd"/>
      <w:r w:rsidR="00AC25BC" w:rsidRPr="00127E61">
        <w:rPr>
          <w:sz w:val="28"/>
          <w:szCs w:val="28"/>
          <w:lang w:val="uk-UA"/>
          <w:rPrChange w:id="255" w:author="ASD" w:date="2016-05-26T18:30:00Z">
            <w:rPr>
              <w:sz w:val="28"/>
              <w:szCs w:val="28"/>
              <w:lang w:val="uk-UA"/>
            </w:rPr>
          </w:rPrChange>
        </w:rPr>
        <w:t xml:space="preserve"> В. I. </w:t>
      </w:r>
      <w:proofErr w:type="spellStart"/>
      <w:r w:rsidR="00AC25BC" w:rsidRPr="00127E61">
        <w:rPr>
          <w:sz w:val="28"/>
          <w:szCs w:val="28"/>
          <w:lang w:val="uk-UA"/>
          <w:rPrChange w:id="256" w:author="ASD" w:date="2016-05-26T18:30:00Z">
            <w:rPr>
              <w:sz w:val="28"/>
              <w:szCs w:val="28"/>
              <w:lang w:val="uk-UA"/>
            </w:rPr>
          </w:rPrChange>
        </w:rPr>
        <w:t>et</w:t>
      </w:r>
      <w:proofErr w:type="spellEnd"/>
      <w:r w:rsidR="00AC25BC" w:rsidRPr="00127E61">
        <w:rPr>
          <w:sz w:val="28"/>
          <w:szCs w:val="28"/>
          <w:lang w:val="uk-UA"/>
          <w:rPrChange w:id="257" w:author="ASD" w:date="2016-05-26T18:30:00Z">
            <w:rPr>
              <w:sz w:val="28"/>
              <w:szCs w:val="28"/>
              <w:lang w:val="uk-UA"/>
            </w:rPr>
          </w:rPrChange>
        </w:rPr>
        <w:t xml:space="preserve"> </w:t>
      </w:r>
      <w:proofErr w:type="spellStart"/>
      <w:r w:rsidR="00AC25BC" w:rsidRPr="00127E61">
        <w:rPr>
          <w:sz w:val="28"/>
          <w:szCs w:val="28"/>
          <w:lang w:val="uk-UA"/>
          <w:rPrChange w:id="258" w:author="ASD" w:date="2016-05-26T18:30:00Z">
            <w:rPr>
              <w:sz w:val="28"/>
              <w:szCs w:val="28"/>
              <w:lang w:val="uk-UA"/>
            </w:rPr>
          </w:rPrChange>
        </w:rPr>
        <w:t>al</w:t>
      </w:r>
      <w:proofErr w:type="spellEnd"/>
      <w:r w:rsidR="00AC25BC" w:rsidRPr="00127E61">
        <w:rPr>
          <w:sz w:val="28"/>
          <w:szCs w:val="28"/>
          <w:lang w:val="uk-UA"/>
          <w:rPrChange w:id="259" w:author="ASD" w:date="2016-05-26T18:30:00Z">
            <w:rPr>
              <w:sz w:val="28"/>
              <w:szCs w:val="28"/>
              <w:lang w:val="uk-UA"/>
            </w:rPr>
          </w:rPrChange>
        </w:rPr>
        <w:t xml:space="preserve">., </w:t>
      </w:r>
      <w:r w:rsidRPr="00127E61">
        <w:rPr>
          <w:sz w:val="28"/>
          <w:szCs w:val="28"/>
          <w:lang w:val="uk-UA"/>
          <w:rPrChange w:id="260" w:author="ASD" w:date="2016-05-26T18:30:00Z">
            <w:rPr>
              <w:sz w:val="28"/>
              <w:szCs w:val="28"/>
              <w:lang w:val="uk-UA"/>
            </w:rPr>
          </w:rPrChange>
        </w:rPr>
        <w:t xml:space="preserve">в </w:t>
      </w:r>
      <w:r w:rsidR="00AC25BC" w:rsidRPr="00127E61">
        <w:rPr>
          <w:sz w:val="28"/>
          <w:szCs w:val="28"/>
          <w:lang w:val="uk-UA"/>
          <w:rPrChange w:id="261" w:author="ASD" w:date="2016-05-26T18:30:00Z">
            <w:rPr>
              <w:sz w:val="28"/>
              <w:szCs w:val="28"/>
              <w:lang w:val="uk-UA"/>
            </w:rPr>
          </w:rPrChange>
        </w:rPr>
        <w:t>1958</w:t>
      </w:r>
      <w:r w:rsidRPr="00127E61">
        <w:rPr>
          <w:sz w:val="28"/>
          <w:szCs w:val="28"/>
          <w:lang w:val="uk-UA"/>
          <w:rPrChange w:id="262" w:author="ASD" w:date="2016-05-26T18:30:00Z">
            <w:rPr>
              <w:sz w:val="28"/>
              <w:szCs w:val="28"/>
              <w:lang w:val="uk-UA"/>
            </w:rPr>
          </w:rPrChange>
        </w:rPr>
        <w:t xml:space="preserve"> році </w:t>
      </w:r>
      <w:r w:rsidR="00AC25BC" w:rsidRPr="00127E61">
        <w:rPr>
          <w:sz w:val="28"/>
          <w:szCs w:val="28"/>
          <w:lang w:val="uk-UA"/>
          <w:rPrChange w:id="263" w:author="ASD" w:date="2016-05-26T18:30:00Z">
            <w:rPr>
              <w:sz w:val="28"/>
              <w:szCs w:val="28"/>
              <w:lang w:val="uk-UA"/>
            </w:rPr>
          </w:rPrChange>
        </w:rPr>
        <w:t xml:space="preserve">робіт, присвячених практичному застосуванню гнучкого </w:t>
      </w:r>
      <w:proofErr w:type="spellStart"/>
      <w:r w:rsidR="00AC25BC" w:rsidRPr="00127E61">
        <w:rPr>
          <w:sz w:val="28"/>
          <w:szCs w:val="28"/>
          <w:lang w:val="uk-UA"/>
          <w:rPrChange w:id="264" w:author="ASD" w:date="2016-05-26T18:30:00Z">
            <w:rPr>
              <w:sz w:val="28"/>
              <w:szCs w:val="28"/>
              <w:lang w:val="uk-UA"/>
            </w:rPr>
          </w:rPrChange>
        </w:rPr>
        <w:t>фиброгастроскопа</w:t>
      </w:r>
      <w:proofErr w:type="spellEnd"/>
      <w:r w:rsidR="00AC25BC" w:rsidRPr="00127E61">
        <w:rPr>
          <w:sz w:val="28"/>
          <w:szCs w:val="28"/>
          <w:lang w:val="uk-UA"/>
          <w:rPrChange w:id="265" w:author="ASD" w:date="2016-05-26T18:30:00Z">
            <w:rPr>
              <w:sz w:val="28"/>
              <w:szCs w:val="28"/>
              <w:lang w:val="uk-UA"/>
            </w:rPr>
          </w:rPrChange>
        </w:rPr>
        <w:t xml:space="preserve">, хоча ідея передачі світла </w:t>
      </w:r>
      <w:r w:rsidRPr="00127E61">
        <w:rPr>
          <w:sz w:val="28"/>
          <w:szCs w:val="28"/>
          <w:lang w:val="uk-UA"/>
          <w:rPrChange w:id="266" w:author="ASD" w:date="2016-05-26T18:30:00Z">
            <w:rPr>
              <w:sz w:val="28"/>
              <w:szCs w:val="28"/>
              <w:lang w:val="uk-UA"/>
            </w:rPr>
          </w:rPrChange>
        </w:rPr>
        <w:t xml:space="preserve">по </w:t>
      </w:r>
      <w:del w:id="267" w:author="ASD" w:date="2016-05-26T18:41:00Z">
        <w:r w:rsidRPr="00127E61" w:rsidDel="00BF72C3">
          <w:rPr>
            <w:sz w:val="28"/>
            <w:szCs w:val="28"/>
            <w:lang w:val="uk-UA"/>
            <w:rPrChange w:id="268" w:author="ASD" w:date="2016-05-26T18:30:00Z">
              <w:rPr>
                <w:sz w:val="28"/>
                <w:szCs w:val="28"/>
                <w:lang w:val="uk-UA"/>
              </w:rPr>
            </w:rPrChange>
          </w:rPr>
          <w:delText>гнучким</w:delText>
        </w:r>
        <w:r w:rsidR="00AC25BC" w:rsidRPr="00127E61" w:rsidDel="00BF72C3">
          <w:rPr>
            <w:sz w:val="28"/>
            <w:szCs w:val="28"/>
            <w:lang w:val="uk-UA"/>
            <w:rPrChange w:id="269" w:author="ASD" w:date="2016-05-26T18:30:00Z">
              <w:rPr>
                <w:sz w:val="28"/>
                <w:szCs w:val="28"/>
                <w:lang w:val="uk-UA"/>
              </w:rPr>
            </w:rPrChange>
          </w:rPr>
          <w:delText xml:space="preserve"> скляним волокнах була запропонована вже в 1927 році, а когерентний оптичний пучок був запропонований Хопкінсом в 1954 р</w:delText>
        </w:r>
        <w:r w:rsidRPr="00127E61" w:rsidDel="00BF72C3">
          <w:rPr>
            <w:sz w:val="28"/>
            <w:szCs w:val="28"/>
            <w:lang w:val="uk-UA"/>
            <w:rPrChange w:id="270" w:author="ASD" w:date="2016-05-26T18:30:00Z">
              <w:rPr>
                <w:sz w:val="28"/>
                <w:szCs w:val="28"/>
                <w:lang w:val="uk-UA"/>
              </w:rPr>
            </w:rPrChange>
          </w:rPr>
          <w:delText>оці. У</w:delText>
        </w:r>
        <w:r w:rsidR="00AC25BC" w:rsidRPr="00127E61" w:rsidDel="00BF72C3">
          <w:rPr>
            <w:sz w:val="28"/>
            <w:szCs w:val="28"/>
            <w:lang w:val="uk-UA"/>
            <w:rPrChange w:id="271" w:author="ASD" w:date="2016-05-26T18:30:00Z">
              <w:rPr>
                <w:sz w:val="28"/>
                <w:szCs w:val="28"/>
                <w:lang w:val="uk-UA"/>
              </w:rPr>
            </w:rPrChange>
          </w:rPr>
          <w:delText xml:space="preserve"> створенні першого фиброгастроскопа </w:delText>
        </w:r>
      </w:del>
      <w:r w:rsidR="00AC25BC" w:rsidRPr="00127E61">
        <w:rPr>
          <w:sz w:val="28"/>
          <w:szCs w:val="28"/>
          <w:lang w:val="uk-UA"/>
          <w:rPrChange w:id="272" w:author="ASD" w:date="2016-05-26T18:30:00Z">
            <w:rPr>
              <w:sz w:val="28"/>
              <w:szCs w:val="28"/>
              <w:lang w:val="uk-UA"/>
            </w:rPr>
          </w:rPrChange>
        </w:rPr>
        <w:t xml:space="preserve">взяли участь </w:t>
      </w:r>
      <w:proofErr w:type="spellStart"/>
      <w:r w:rsidR="00AC25BC" w:rsidRPr="00127E61">
        <w:rPr>
          <w:sz w:val="28"/>
          <w:szCs w:val="28"/>
          <w:lang w:val="uk-UA"/>
          <w:rPrChange w:id="273" w:author="ASD" w:date="2016-05-26T18:30:00Z">
            <w:rPr>
              <w:sz w:val="28"/>
              <w:szCs w:val="28"/>
              <w:lang w:val="uk-UA"/>
            </w:rPr>
          </w:rPrChange>
        </w:rPr>
        <w:t>Curtiss</w:t>
      </w:r>
      <w:proofErr w:type="spellEnd"/>
      <w:r w:rsidR="00AC25BC" w:rsidRPr="00127E61">
        <w:rPr>
          <w:sz w:val="28"/>
          <w:szCs w:val="28"/>
          <w:lang w:val="uk-UA"/>
          <w:rPrChange w:id="274" w:author="ASD" w:date="2016-05-26T18:30:00Z">
            <w:rPr>
              <w:sz w:val="28"/>
              <w:szCs w:val="28"/>
              <w:lang w:val="uk-UA"/>
            </w:rPr>
          </w:rPrChange>
        </w:rPr>
        <w:t xml:space="preserve">, </w:t>
      </w:r>
      <w:proofErr w:type="spellStart"/>
      <w:r w:rsidR="00AC25BC" w:rsidRPr="00127E61">
        <w:rPr>
          <w:sz w:val="28"/>
          <w:szCs w:val="28"/>
          <w:lang w:val="uk-UA"/>
          <w:rPrChange w:id="275" w:author="ASD" w:date="2016-05-26T18:30:00Z">
            <w:rPr>
              <w:sz w:val="28"/>
              <w:szCs w:val="28"/>
              <w:lang w:val="uk-UA"/>
            </w:rPr>
          </w:rPrChange>
        </w:rPr>
        <w:t>Hirschowitz</w:t>
      </w:r>
      <w:proofErr w:type="spellEnd"/>
      <w:r w:rsidR="00AC25BC" w:rsidRPr="00127E61">
        <w:rPr>
          <w:sz w:val="28"/>
          <w:szCs w:val="28"/>
          <w:lang w:val="uk-UA"/>
          <w:rPrChange w:id="276" w:author="ASD" w:date="2016-05-26T18:30:00Z">
            <w:rPr>
              <w:sz w:val="28"/>
              <w:szCs w:val="28"/>
              <w:lang w:val="uk-UA"/>
            </w:rPr>
          </w:rPrChange>
        </w:rPr>
        <w:t xml:space="preserve"> і </w:t>
      </w:r>
      <w:proofErr w:type="spellStart"/>
      <w:r w:rsidR="00AC25BC" w:rsidRPr="00127E61">
        <w:rPr>
          <w:sz w:val="28"/>
          <w:szCs w:val="28"/>
          <w:lang w:val="uk-UA"/>
          <w:rPrChange w:id="277" w:author="ASD" w:date="2016-05-26T18:30:00Z">
            <w:rPr>
              <w:sz w:val="28"/>
              <w:szCs w:val="28"/>
              <w:lang w:val="uk-UA"/>
            </w:rPr>
          </w:rPrChange>
        </w:rPr>
        <w:t>Peters</w:t>
      </w:r>
      <w:proofErr w:type="spellEnd"/>
      <w:r w:rsidR="00AC25BC" w:rsidRPr="00127E61">
        <w:rPr>
          <w:sz w:val="28"/>
          <w:szCs w:val="28"/>
          <w:lang w:val="uk-UA"/>
          <w:rPrChange w:id="278" w:author="ASD" w:date="2016-05-26T18:30:00Z">
            <w:rPr>
              <w:sz w:val="28"/>
              <w:szCs w:val="28"/>
              <w:lang w:val="uk-UA"/>
            </w:rPr>
          </w:rPrChange>
        </w:rPr>
        <w:t>. Цей апарат мав значно більш</w:t>
      </w:r>
      <w:r w:rsidRPr="00127E61">
        <w:rPr>
          <w:sz w:val="28"/>
          <w:szCs w:val="28"/>
          <w:lang w:val="uk-UA"/>
          <w:rPrChange w:id="279" w:author="ASD" w:date="2016-05-26T18:30:00Z">
            <w:rPr>
              <w:sz w:val="28"/>
              <w:szCs w:val="28"/>
              <w:lang w:val="uk-UA"/>
            </w:rPr>
          </w:rPrChange>
        </w:rPr>
        <w:t>і</w:t>
      </w:r>
      <w:r w:rsidR="00AC25BC" w:rsidRPr="00127E61">
        <w:rPr>
          <w:sz w:val="28"/>
          <w:szCs w:val="28"/>
          <w:lang w:val="uk-UA"/>
          <w:rPrChange w:id="280" w:author="ASD" w:date="2016-05-26T18:30:00Z">
            <w:rPr>
              <w:sz w:val="28"/>
              <w:szCs w:val="28"/>
              <w:lang w:val="uk-UA"/>
            </w:rPr>
          </w:rPrChange>
        </w:rPr>
        <w:t xml:space="preserve"> можливост</w:t>
      </w:r>
      <w:r w:rsidRPr="00127E61">
        <w:rPr>
          <w:sz w:val="28"/>
          <w:szCs w:val="28"/>
          <w:lang w:val="uk-UA"/>
          <w:rPrChange w:id="281" w:author="ASD" w:date="2016-05-26T18:30:00Z">
            <w:rPr>
              <w:sz w:val="28"/>
              <w:szCs w:val="28"/>
              <w:lang w:val="uk-UA"/>
            </w:rPr>
          </w:rPrChange>
        </w:rPr>
        <w:t>і</w:t>
      </w:r>
      <w:r w:rsidR="00AC25BC" w:rsidRPr="00127E61">
        <w:rPr>
          <w:sz w:val="28"/>
          <w:szCs w:val="28"/>
          <w:lang w:val="uk-UA"/>
          <w:rPrChange w:id="282" w:author="ASD" w:date="2016-05-26T18:30:00Z">
            <w:rPr>
              <w:sz w:val="28"/>
              <w:szCs w:val="28"/>
              <w:lang w:val="uk-UA"/>
            </w:rPr>
          </w:rPrChange>
        </w:rPr>
        <w:t xml:space="preserve"> в порівнянні з найдосконалішою моделлю </w:t>
      </w:r>
      <w:proofErr w:type="spellStart"/>
      <w:r w:rsidRPr="00127E61">
        <w:rPr>
          <w:sz w:val="28"/>
          <w:szCs w:val="28"/>
          <w:lang w:val="uk-UA"/>
          <w:rPrChange w:id="283" w:author="ASD" w:date="2016-05-26T18:30:00Z">
            <w:rPr>
              <w:sz w:val="28"/>
              <w:szCs w:val="28"/>
              <w:lang w:val="uk-UA"/>
            </w:rPr>
          </w:rPrChange>
        </w:rPr>
        <w:t>н</w:t>
      </w:r>
      <w:r w:rsidR="00AC25BC" w:rsidRPr="00127E61">
        <w:rPr>
          <w:sz w:val="28"/>
          <w:szCs w:val="28"/>
          <w:lang w:val="uk-UA"/>
          <w:rPrChange w:id="284" w:author="ASD" w:date="2016-05-26T18:30:00Z">
            <w:rPr>
              <w:sz w:val="28"/>
              <w:szCs w:val="28"/>
              <w:lang w:val="uk-UA"/>
            </w:rPr>
          </w:rPrChange>
        </w:rPr>
        <w:t>апівгнучк</w:t>
      </w:r>
      <w:r w:rsidRPr="00127E61">
        <w:rPr>
          <w:sz w:val="28"/>
          <w:szCs w:val="28"/>
          <w:lang w:val="uk-UA"/>
          <w:rPrChange w:id="285" w:author="ASD" w:date="2016-05-26T18:30:00Z">
            <w:rPr>
              <w:sz w:val="28"/>
              <w:szCs w:val="28"/>
              <w:lang w:val="uk-UA"/>
            </w:rPr>
          </w:rPrChange>
        </w:rPr>
        <w:t>ого</w:t>
      </w:r>
      <w:proofErr w:type="spellEnd"/>
      <w:r w:rsidR="00AC25BC" w:rsidRPr="00127E61">
        <w:rPr>
          <w:sz w:val="28"/>
          <w:szCs w:val="28"/>
          <w:lang w:val="uk-UA"/>
          <w:rPrChange w:id="286" w:author="ASD" w:date="2016-05-26T18:30:00Z">
            <w:rPr>
              <w:sz w:val="28"/>
              <w:szCs w:val="28"/>
              <w:lang w:val="uk-UA"/>
            </w:rPr>
          </w:rPrChange>
        </w:rPr>
        <w:t xml:space="preserve"> ендоскопа і дослідження з його допомогою </w:t>
      </w:r>
      <w:r w:rsidRPr="00127E61">
        <w:rPr>
          <w:sz w:val="28"/>
          <w:szCs w:val="28"/>
          <w:lang w:val="uk-UA"/>
          <w:rPrChange w:id="287" w:author="ASD" w:date="2016-05-26T18:30:00Z">
            <w:rPr>
              <w:sz w:val="28"/>
              <w:szCs w:val="28"/>
              <w:lang w:val="uk-UA"/>
            </w:rPr>
          </w:rPrChange>
        </w:rPr>
        <w:t>краще</w:t>
      </w:r>
      <w:r w:rsidR="00AC25BC" w:rsidRPr="00127E61">
        <w:rPr>
          <w:sz w:val="28"/>
          <w:szCs w:val="28"/>
          <w:lang w:val="uk-UA"/>
          <w:rPrChange w:id="288" w:author="ASD" w:date="2016-05-26T18:30:00Z">
            <w:rPr>
              <w:sz w:val="28"/>
              <w:szCs w:val="28"/>
              <w:lang w:val="uk-UA"/>
            </w:rPr>
          </w:rPrChange>
        </w:rPr>
        <w:t xml:space="preserve"> переносилося </w:t>
      </w:r>
      <w:ins w:id="289" w:author="ASD" w:date="2016-05-26T18:41:00Z">
        <w:r w:rsidR="00BF72C3" w:rsidRPr="00917EAF">
          <w:rPr>
            <w:sz w:val="28"/>
            <w:szCs w:val="28"/>
            <w:lang w:val="uk-UA"/>
          </w:rPr>
          <w:t xml:space="preserve">гнучким скляним волокнах була запропонована вже в 1927 році, а когерентний оптичний пучок був запропонований </w:t>
        </w:r>
        <w:proofErr w:type="spellStart"/>
        <w:r w:rsidR="00BF72C3" w:rsidRPr="00917EAF">
          <w:rPr>
            <w:sz w:val="28"/>
            <w:szCs w:val="28"/>
            <w:lang w:val="uk-UA"/>
          </w:rPr>
          <w:t>Хопкінсом</w:t>
        </w:r>
        <w:proofErr w:type="spellEnd"/>
        <w:r w:rsidR="00BF72C3" w:rsidRPr="00917EAF">
          <w:rPr>
            <w:sz w:val="28"/>
            <w:szCs w:val="28"/>
            <w:lang w:val="uk-UA"/>
          </w:rPr>
          <w:t xml:space="preserve"> в 1954 році. У створенні першого </w:t>
        </w:r>
        <w:proofErr w:type="spellStart"/>
        <w:r w:rsidR="00BF72C3" w:rsidRPr="00917EAF">
          <w:rPr>
            <w:sz w:val="28"/>
            <w:szCs w:val="28"/>
            <w:lang w:val="uk-UA"/>
          </w:rPr>
          <w:t>фиброгастроскопа</w:t>
        </w:r>
        <w:proofErr w:type="spellEnd"/>
        <w:r w:rsidR="00BF72C3" w:rsidRPr="00917EAF">
          <w:rPr>
            <w:sz w:val="28"/>
            <w:szCs w:val="28"/>
            <w:lang w:val="uk-UA"/>
          </w:rPr>
          <w:t xml:space="preserve"> </w:t>
        </w:r>
      </w:ins>
      <w:r w:rsidR="00AC25BC" w:rsidRPr="00BF72C3">
        <w:rPr>
          <w:sz w:val="28"/>
          <w:szCs w:val="28"/>
          <w:lang w:val="uk-UA"/>
        </w:rPr>
        <w:t xml:space="preserve">хворими. З цього часу починається розвиток сучасної ендоскопії, яка постійно розширює сферу свого застосування. </w:t>
      </w:r>
      <w:r w:rsidRPr="00BF72C3">
        <w:rPr>
          <w:sz w:val="28"/>
          <w:szCs w:val="28"/>
          <w:lang w:val="uk-UA"/>
        </w:rPr>
        <w:t>У</w:t>
      </w:r>
      <w:r w:rsidR="00AC25BC" w:rsidRPr="00127E61">
        <w:rPr>
          <w:sz w:val="28"/>
          <w:szCs w:val="28"/>
          <w:lang w:val="uk-UA"/>
          <w:rPrChange w:id="290" w:author="ASD" w:date="2016-05-26T18:30:00Z">
            <w:rPr>
              <w:sz w:val="28"/>
              <w:szCs w:val="28"/>
              <w:lang w:val="uk-UA"/>
            </w:rPr>
          </w:rPrChange>
        </w:rPr>
        <w:t xml:space="preserve"> даний час в ендоскопі</w:t>
      </w:r>
      <w:r w:rsidRPr="00127E61">
        <w:rPr>
          <w:sz w:val="28"/>
          <w:szCs w:val="28"/>
          <w:lang w:val="uk-UA"/>
          <w:rPrChange w:id="291" w:author="ASD" w:date="2016-05-26T18:30:00Z">
            <w:rPr>
              <w:sz w:val="28"/>
              <w:szCs w:val="28"/>
              <w:lang w:val="uk-UA"/>
            </w:rPr>
          </w:rPrChange>
        </w:rPr>
        <w:t>ю</w:t>
      </w:r>
      <w:r w:rsidR="00AC25BC" w:rsidRPr="00127E61">
        <w:rPr>
          <w:sz w:val="28"/>
          <w:szCs w:val="28"/>
          <w:lang w:val="uk-UA"/>
          <w:rPrChange w:id="292" w:author="ASD" w:date="2016-05-26T18:30:00Z">
            <w:rPr>
              <w:sz w:val="28"/>
              <w:szCs w:val="28"/>
              <w:lang w:val="uk-UA"/>
            </w:rPr>
          </w:rPrChange>
        </w:rPr>
        <w:t xml:space="preserve"> </w:t>
      </w:r>
      <w:proofErr w:type="spellStart"/>
      <w:r w:rsidR="00AC25BC" w:rsidRPr="00127E61">
        <w:rPr>
          <w:sz w:val="28"/>
          <w:szCs w:val="28"/>
          <w:lang w:val="uk-UA"/>
          <w:rPrChange w:id="293" w:author="ASD" w:date="2016-05-26T18:30:00Z">
            <w:rPr>
              <w:sz w:val="28"/>
              <w:szCs w:val="28"/>
              <w:lang w:val="uk-UA"/>
            </w:rPr>
          </w:rPrChange>
        </w:rPr>
        <w:t>шлунка</w:t>
      </w:r>
      <w:proofErr w:type="spellEnd"/>
      <w:r w:rsidR="00AC25BC" w:rsidRPr="00127E61">
        <w:rPr>
          <w:sz w:val="28"/>
          <w:szCs w:val="28"/>
          <w:lang w:val="uk-UA"/>
          <w:rPrChange w:id="294" w:author="ASD" w:date="2016-05-26T18:30:00Z">
            <w:rPr>
              <w:sz w:val="28"/>
              <w:szCs w:val="28"/>
              <w:lang w:val="uk-UA"/>
            </w:rPr>
          </w:rPrChange>
        </w:rPr>
        <w:t xml:space="preserve"> використову</w:t>
      </w:r>
      <w:r w:rsidRPr="00127E61">
        <w:rPr>
          <w:sz w:val="28"/>
          <w:szCs w:val="28"/>
          <w:lang w:val="uk-UA"/>
          <w:rPrChange w:id="295" w:author="ASD" w:date="2016-05-26T18:30:00Z">
            <w:rPr>
              <w:sz w:val="28"/>
              <w:szCs w:val="28"/>
              <w:lang w:val="uk-UA"/>
            </w:rPr>
          </w:rPrChange>
        </w:rPr>
        <w:t>є</w:t>
      </w:r>
      <w:r w:rsidR="00AC25BC" w:rsidRPr="00127E61">
        <w:rPr>
          <w:sz w:val="28"/>
          <w:szCs w:val="28"/>
          <w:lang w:val="uk-UA"/>
          <w:rPrChange w:id="296" w:author="ASD" w:date="2016-05-26T18:30:00Z">
            <w:rPr>
              <w:sz w:val="28"/>
              <w:szCs w:val="28"/>
              <w:lang w:val="uk-UA"/>
            </w:rPr>
          </w:rPrChange>
        </w:rPr>
        <w:t xml:space="preserve"> </w:t>
      </w:r>
      <w:proofErr w:type="spellStart"/>
      <w:r w:rsidR="00AC25BC" w:rsidRPr="00127E61">
        <w:rPr>
          <w:sz w:val="28"/>
          <w:szCs w:val="28"/>
          <w:lang w:val="uk-UA"/>
          <w:rPrChange w:id="297" w:author="ASD" w:date="2016-05-26T18:30:00Z">
            <w:rPr>
              <w:sz w:val="28"/>
              <w:szCs w:val="28"/>
              <w:lang w:val="uk-UA"/>
            </w:rPr>
          </w:rPrChange>
        </w:rPr>
        <w:t>фіброгастроскоп</w:t>
      </w:r>
      <w:proofErr w:type="spellEnd"/>
      <w:r w:rsidR="00AC25BC" w:rsidRPr="00127E61">
        <w:rPr>
          <w:sz w:val="28"/>
          <w:szCs w:val="28"/>
          <w:lang w:val="uk-UA"/>
          <w:rPrChange w:id="298" w:author="ASD" w:date="2016-05-26T18:30:00Z">
            <w:rPr>
              <w:sz w:val="28"/>
              <w:szCs w:val="28"/>
              <w:lang w:val="uk-UA"/>
            </w:rPr>
          </w:rPrChange>
        </w:rPr>
        <w:t>, як</w:t>
      </w:r>
      <w:r w:rsidRPr="00127E61">
        <w:rPr>
          <w:sz w:val="28"/>
          <w:szCs w:val="28"/>
          <w:lang w:val="uk-UA"/>
          <w:rPrChange w:id="299" w:author="ASD" w:date="2016-05-26T18:30:00Z">
            <w:rPr>
              <w:sz w:val="28"/>
              <w:szCs w:val="28"/>
              <w:lang w:val="uk-UA"/>
            </w:rPr>
          </w:rPrChange>
        </w:rPr>
        <w:t>ий</w:t>
      </w:r>
      <w:r w:rsidR="00AC25BC" w:rsidRPr="00127E61">
        <w:rPr>
          <w:sz w:val="28"/>
          <w:szCs w:val="28"/>
          <w:lang w:val="uk-UA"/>
          <w:rPrChange w:id="300" w:author="ASD" w:date="2016-05-26T18:30:00Z">
            <w:rPr>
              <w:sz w:val="28"/>
              <w:szCs w:val="28"/>
              <w:lang w:val="uk-UA"/>
            </w:rPr>
          </w:rPrChange>
        </w:rPr>
        <w:t xml:space="preserve"> дозвол</w:t>
      </w:r>
      <w:r w:rsidRPr="00127E61">
        <w:rPr>
          <w:sz w:val="28"/>
          <w:szCs w:val="28"/>
          <w:lang w:val="uk-UA"/>
          <w:rPrChange w:id="301" w:author="ASD" w:date="2016-05-26T18:30:00Z">
            <w:rPr>
              <w:sz w:val="28"/>
              <w:szCs w:val="28"/>
              <w:lang w:val="uk-UA"/>
            </w:rPr>
          </w:rPrChange>
        </w:rPr>
        <w:t>яє</w:t>
      </w:r>
      <w:r w:rsidR="00AC25BC" w:rsidRPr="00127E61">
        <w:rPr>
          <w:sz w:val="28"/>
          <w:szCs w:val="28"/>
          <w:lang w:val="uk-UA"/>
          <w:rPrChange w:id="302" w:author="ASD" w:date="2016-05-26T18:30:00Z">
            <w:rPr>
              <w:sz w:val="28"/>
              <w:szCs w:val="28"/>
              <w:lang w:val="uk-UA"/>
            </w:rPr>
          </w:rPrChange>
        </w:rPr>
        <w:t xml:space="preserve"> значно розширити межі огляду, детально оцінювати стан слизової оболонки стравоходу, </w:t>
      </w:r>
      <w:proofErr w:type="spellStart"/>
      <w:r w:rsidR="00AC25BC" w:rsidRPr="00127E61">
        <w:rPr>
          <w:sz w:val="28"/>
          <w:szCs w:val="28"/>
          <w:lang w:val="uk-UA"/>
          <w:rPrChange w:id="303" w:author="ASD" w:date="2016-05-26T18:30:00Z">
            <w:rPr>
              <w:sz w:val="28"/>
              <w:szCs w:val="28"/>
              <w:lang w:val="uk-UA"/>
            </w:rPr>
          </w:rPrChange>
        </w:rPr>
        <w:t>шлунка</w:t>
      </w:r>
      <w:proofErr w:type="spellEnd"/>
      <w:r w:rsidR="00AC25BC" w:rsidRPr="00127E61">
        <w:rPr>
          <w:sz w:val="28"/>
          <w:szCs w:val="28"/>
          <w:lang w:val="uk-UA"/>
          <w:rPrChange w:id="304" w:author="ASD" w:date="2016-05-26T18:30:00Z">
            <w:rPr>
              <w:sz w:val="28"/>
              <w:szCs w:val="28"/>
              <w:lang w:val="uk-UA"/>
            </w:rPr>
          </w:rPrChange>
        </w:rPr>
        <w:t xml:space="preserve">, дванадцятипалої і початкового відділу тонкої кишки, виробляти прицільну біопсію, запис, передавати зображення на телеекран. Особливу роль придбала </w:t>
      </w:r>
      <w:proofErr w:type="spellStart"/>
      <w:r w:rsidR="00AC25BC" w:rsidRPr="00127E61">
        <w:rPr>
          <w:sz w:val="28"/>
          <w:szCs w:val="28"/>
          <w:lang w:val="uk-UA"/>
          <w:rPrChange w:id="305" w:author="ASD" w:date="2016-05-26T18:30:00Z">
            <w:rPr>
              <w:sz w:val="28"/>
              <w:szCs w:val="28"/>
              <w:lang w:val="uk-UA"/>
            </w:rPr>
          </w:rPrChange>
        </w:rPr>
        <w:t>езофагогастродуоденоскопія</w:t>
      </w:r>
      <w:proofErr w:type="spellEnd"/>
      <w:r w:rsidR="00AC25BC" w:rsidRPr="00127E61">
        <w:rPr>
          <w:sz w:val="28"/>
          <w:szCs w:val="28"/>
          <w:lang w:val="uk-UA"/>
          <w:rPrChange w:id="306" w:author="ASD" w:date="2016-05-26T18:30:00Z">
            <w:rPr>
              <w:sz w:val="28"/>
              <w:szCs w:val="28"/>
              <w:lang w:val="uk-UA"/>
            </w:rPr>
          </w:rPrChange>
        </w:rPr>
        <w:t xml:space="preserve"> у зв'язку з розвитком і вдосконаленням ендоскопічних лікувальних маніпуляцій.</w:t>
      </w:r>
    </w:p>
    <w:p w:rsidR="00AC25BC" w:rsidRPr="00127E61" w:rsidRDefault="00AC25BC" w:rsidP="00D902DF">
      <w:pPr>
        <w:pStyle w:val="3"/>
        <w:widowControl w:val="0"/>
        <w:numPr>
          <w:ilvl w:val="0"/>
          <w:numId w:val="16"/>
        </w:numPr>
        <w:tabs>
          <w:tab w:val="left" w:pos="1530"/>
        </w:tabs>
        <w:autoSpaceDE w:val="0"/>
        <w:autoSpaceDN w:val="0"/>
        <w:adjustRightInd w:val="0"/>
        <w:spacing w:line="360" w:lineRule="auto"/>
        <w:ind w:left="1170" w:hanging="450"/>
        <w:rPr>
          <w:szCs w:val="28"/>
          <w:lang w:val="uk-UA"/>
          <w:rPrChange w:id="307" w:author="ASD" w:date="2016-05-26T18:30:00Z">
            <w:rPr>
              <w:szCs w:val="28"/>
              <w:lang w:val="uk-UA"/>
            </w:rPr>
          </w:rPrChange>
        </w:rPr>
      </w:pPr>
      <w:bookmarkStart w:id="308" w:name="_Toc452065736"/>
      <w:r w:rsidRPr="00127E61">
        <w:rPr>
          <w:szCs w:val="28"/>
          <w:lang w:val="uk-UA"/>
          <w:rPrChange w:id="309" w:author="ASD" w:date="2016-05-26T18:30:00Z">
            <w:rPr>
              <w:szCs w:val="28"/>
              <w:lang w:val="uk-UA"/>
            </w:rPr>
          </w:rPrChange>
        </w:rPr>
        <w:t>Електронний період</w:t>
      </w:r>
      <w:bookmarkEnd w:id="308"/>
    </w:p>
    <w:p w:rsidR="00757B58" w:rsidRPr="00127E61" w:rsidRDefault="00AC25BC" w:rsidP="00BF72C3">
      <w:pPr>
        <w:widowControl w:val="0"/>
        <w:autoSpaceDE w:val="0"/>
        <w:autoSpaceDN w:val="0"/>
        <w:adjustRightInd w:val="0"/>
        <w:spacing w:line="360" w:lineRule="auto"/>
        <w:ind w:firstLine="567"/>
        <w:rPr>
          <w:rFonts w:eastAsia="Calibri"/>
          <w:lang w:val="uk-UA"/>
          <w:rPrChange w:id="310" w:author="ASD" w:date="2016-05-26T18:30:00Z">
            <w:rPr>
              <w:rFonts w:eastAsia="Calibri"/>
              <w:lang w:val="uk-UA"/>
            </w:rPr>
          </w:rPrChange>
        </w:rPr>
        <w:pPrChange w:id="311"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312" w:author="ASD" w:date="2016-05-26T18:30:00Z">
            <w:rPr>
              <w:sz w:val="28"/>
              <w:szCs w:val="28"/>
              <w:lang w:val="uk-UA"/>
            </w:rPr>
          </w:rPrChange>
        </w:rPr>
        <w:t xml:space="preserve">Нинішній електронний період почався в </w:t>
      </w:r>
      <w:proofErr w:type="spellStart"/>
      <w:r w:rsidRPr="00127E61">
        <w:rPr>
          <w:sz w:val="28"/>
          <w:szCs w:val="28"/>
          <w:lang w:val="uk-UA"/>
          <w:rPrChange w:id="313" w:author="ASD" w:date="2016-05-26T18:30:00Z">
            <w:rPr>
              <w:sz w:val="28"/>
              <w:szCs w:val="28"/>
              <w:lang w:val="uk-UA"/>
            </w:rPr>
          </w:rPrChange>
        </w:rPr>
        <w:t>Bell</w:t>
      </w:r>
      <w:proofErr w:type="spellEnd"/>
      <w:r w:rsidRPr="00127E61">
        <w:rPr>
          <w:sz w:val="28"/>
          <w:szCs w:val="28"/>
          <w:lang w:val="uk-UA"/>
          <w:rPrChange w:id="314" w:author="ASD" w:date="2016-05-26T18:30:00Z">
            <w:rPr>
              <w:sz w:val="28"/>
              <w:szCs w:val="28"/>
              <w:lang w:val="uk-UA"/>
            </w:rPr>
          </w:rPrChange>
        </w:rPr>
        <w:t xml:space="preserve"> </w:t>
      </w:r>
      <w:proofErr w:type="spellStart"/>
      <w:r w:rsidRPr="00127E61">
        <w:rPr>
          <w:sz w:val="28"/>
          <w:szCs w:val="28"/>
          <w:lang w:val="uk-UA"/>
          <w:rPrChange w:id="315" w:author="ASD" w:date="2016-05-26T18:30:00Z">
            <w:rPr>
              <w:sz w:val="28"/>
              <w:szCs w:val="28"/>
              <w:lang w:val="uk-UA"/>
            </w:rPr>
          </w:rPrChange>
        </w:rPr>
        <w:t>Laboratories</w:t>
      </w:r>
      <w:proofErr w:type="spellEnd"/>
      <w:r w:rsidRPr="00127E61">
        <w:rPr>
          <w:sz w:val="28"/>
          <w:szCs w:val="28"/>
          <w:lang w:val="uk-UA"/>
          <w:rPrChange w:id="316" w:author="ASD" w:date="2016-05-26T18:30:00Z">
            <w:rPr>
              <w:sz w:val="28"/>
              <w:szCs w:val="28"/>
              <w:lang w:val="uk-UA"/>
            </w:rPr>
          </w:rPrChange>
        </w:rPr>
        <w:t xml:space="preserve"> (AT &amp; T), коли </w:t>
      </w:r>
      <w:proofErr w:type="spellStart"/>
      <w:r w:rsidRPr="00127E61">
        <w:rPr>
          <w:sz w:val="28"/>
          <w:szCs w:val="28"/>
          <w:lang w:val="uk-UA"/>
          <w:rPrChange w:id="317" w:author="ASD" w:date="2016-05-26T18:30:00Z">
            <w:rPr>
              <w:sz w:val="28"/>
              <w:szCs w:val="28"/>
              <w:lang w:val="uk-UA"/>
            </w:rPr>
          </w:rPrChange>
        </w:rPr>
        <w:t>Boyle</w:t>
      </w:r>
      <w:proofErr w:type="spellEnd"/>
      <w:r w:rsidRPr="00127E61">
        <w:rPr>
          <w:sz w:val="28"/>
          <w:szCs w:val="28"/>
          <w:lang w:val="uk-UA"/>
          <w:rPrChange w:id="318" w:author="ASD" w:date="2016-05-26T18:30:00Z">
            <w:rPr>
              <w:sz w:val="28"/>
              <w:szCs w:val="28"/>
              <w:lang w:val="uk-UA"/>
            </w:rPr>
          </w:rPrChange>
        </w:rPr>
        <w:t xml:space="preserve"> і </w:t>
      </w:r>
      <w:proofErr w:type="spellStart"/>
      <w:r w:rsidRPr="00127E61">
        <w:rPr>
          <w:sz w:val="28"/>
          <w:szCs w:val="28"/>
          <w:lang w:val="uk-UA"/>
          <w:rPrChange w:id="319" w:author="ASD" w:date="2016-05-26T18:30:00Z">
            <w:rPr>
              <w:sz w:val="28"/>
              <w:szCs w:val="28"/>
              <w:lang w:val="uk-UA"/>
            </w:rPr>
          </w:rPrChange>
        </w:rPr>
        <w:t>Smith</w:t>
      </w:r>
      <w:proofErr w:type="spellEnd"/>
      <w:r w:rsidRPr="00127E61">
        <w:rPr>
          <w:sz w:val="28"/>
          <w:szCs w:val="28"/>
          <w:lang w:val="uk-UA"/>
          <w:rPrChange w:id="320" w:author="ASD" w:date="2016-05-26T18:30:00Z">
            <w:rPr>
              <w:sz w:val="28"/>
              <w:szCs w:val="28"/>
              <w:lang w:val="uk-UA"/>
            </w:rPr>
          </w:rPrChange>
        </w:rPr>
        <w:t xml:space="preserve"> в 1969 році створили прилад із зарядним зв'язком (ПЗС), перетворює оптичні сигнали в електричні імпульси. Десять років по тому інжене</w:t>
      </w:r>
      <w:r w:rsidRPr="00127E61">
        <w:rPr>
          <w:sz w:val="28"/>
          <w:szCs w:val="28"/>
          <w:lang w:val="uk-UA"/>
          <w:rPrChange w:id="321" w:author="ASD" w:date="2016-05-26T18:30:00Z">
            <w:rPr>
              <w:sz w:val="28"/>
              <w:szCs w:val="28"/>
              <w:lang w:val="uk-UA"/>
            </w:rPr>
          </w:rPrChange>
        </w:rPr>
        <w:lastRenderedPageBreak/>
        <w:t xml:space="preserve">рами компанії </w:t>
      </w:r>
      <w:proofErr w:type="spellStart"/>
      <w:r w:rsidRPr="00127E61">
        <w:rPr>
          <w:sz w:val="28"/>
          <w:szCs w:val="28"/>
          <w:lang w:val="uk-UA"/>
          <w:rPrChange w:id="322" w:author="ASD" w:date="2016-05-26T18:30:00Z">
            <w:rPr>
              <w:sz w:val="28"/>
              <w:szCs w:val="28"/>
              <w:lang w:val="uk-UA"/>
            </w:rPr>
          </w:rPrChange>
        </w:rPr>
        <w:t>Welch</w:t>
      </w:r>
      <w:proofErr w:type="spellEnd"/>
      <w:r w:rsidRPr="00127E61">
        <w:rPr>
          <w:sz w:val="28"/>
          <w:szCs w:val="28"/>
          <w:lang w:val="uk-UA"/>
          <w:rPrChange w:id="323" w:author="ASD" w:date="2016-05-26T18:30:00Z">
            <w:rPr>
              <w:sz w:val="28"/>
              <w:szCs w:val="28"/>
              <w:lang w:val="uk-UA"/>
            </w:rPr>
          </w:rPrChange>
        </w:rPr>
        <w:t xml:space="preserve"> </w:t>
      </w:r>
      <w:proofErr w:type="spellStart"/>
      <w:r w:rsidRPr="00127E61">
        <w:rPr>
          <w:sz w:val="28"/>
          <w:szCs w:val="28"/>
          <w:lang w:val="uk-UA"/>
          <w:rPrChange w:id="324" w:author="ASD" w:date="2016-05-26T18:30:00Z">
            <w:rPr>
              <w:sz w:val="28"/>
              <w:szCs w:val="28"/>
              <w:lang w:val="uk-UA"/>
            </w:rPr>
          </w:rPrChange>
        </w:rPr>
        <w:t>Allyn</w:t>
      </w:r>
      <w:proofErr w:type="spellEnd"/>
      <w:r w:rsidRPr="00127E61">
        <w:rPr>
          <w:sz w:val="28"/>
          <w:szCs w:val="28"/>
          <w:lang w:val="uk-UA"/>
          <w:rPrChange w:id="325" w:author="ASD" w:date="2016-05-26T18:30:00Z">
            <w:rPr>
              <w:sz w:val="28"/>
              <w:szCs w:val="28"/>
              <w:lang w:val="uk-UA"/>
            </w:rPr>
          </w:rPrChange>
        </w:rPr>
        <w:t xml:space="preserve"> був створений перший електронний ендоскоп - ендоскопія увійшла в століття цифрових технологій. Електронна </w:t>
      </w:r>
      <w:proofErr w:type="spellStart"/>
      <w:r w:rsidRPr="00127E61">
        <w:rPr>
          <w:sz w:val="28"/>
          <w:szCs w:val="28"/>
          <w:lang w:val="uk-UA"/>
          <w:rPrChange w:id="326" w:author="ASD" w:date="2016-05-26T18:30:00Z">
            <w:rPr>
              <w:sz w:val="28"/>
              <w:szCs w:val="28"/>
              <w:lang w:val="uk-UA"/>
            </w:rPr>
          </w:rPrChange>
        </w:rPr>
        <w:t>відеоендоскопія</w:t>
      </w:r>
      <w:proofErr w:type="spellEnd"/>
      <w:r w:rsidRPr="00127E61">
        <w:rPr>
          <w:sz w:val="28"/>
          <w:szCs w:val="28"/>
          <w:lang w:val="uk-UA"/>
          <w:rPrChange w:id="327" w:author="ASD" w:date="2016-05-26T18:30:00Z">
            <w:rPr>
              <w:sz w:val="28"/>
              <w:szCs w:val="28"/>
              <w:lang w:val="uk-UA"/>
            </w:rPr>
          </w:rPrChange>
        </w:rPr>
        <w:t xml:space="preserve"> дала можливість відразу декільком фахівцям бачити весь процес ендоскопічного дослідження, збільшувати зображення і зберігати його в комп'ютерній базі даних. </w:t>
      </w:r>
    </w:p>
    <w:p w:rsidR="00FF5444" w:rsidRPr="00127E61" w:rsidRDefault="00FF5444" w:rsidP="00D902DF">
      <w:pPr>
        <w:pStyle w:val="2"/>
        <w:numPr>
          <w:ilvl w:val="0"/>
          <w:numId w:val="13"/>
        </w:numPr>
        <w:spacing w:line="360" w:lineRule="auto"/>
        <w:ind w:left="1260" w:hanging="540"/>
        <w:rPr>
          <w:rFonts w:eastAsia="Calibri"/>
          <w:lang w:val="uk-UA"/>
          <w:rPrChange w:id="328" w:author="ASD" w:date="2016-05-26T18:30:00Z">
            <w:rPr>
              <w:rFonts w:eastAsia="Calibri"/>
              <w:lang w:val="uk-UA"/>
            </w:rPr>
          </w:rPrChange>
        </w:rPr>
      </w:pPr>
      <w:bookmarkStart w:id="329" w:name="_Toc452065737"/>
      <w:r w:rsidRPr="00127E61">
        <w:rPr>
          <w:rFonts w:eastAsia="Calibri"/>
          <w:lang w:val="uk-UA"/>
          <w:rPrChange w:id="330" w:author="ASD" w:date="2016-05-26T18:30:00Z">
            <w:rPr>
              <w:rFonts w:eastAsia="Calibri"/>
              <w:lang w:val="uk-UA"/>
            </w:rPr>
          </w:rPrChange>
        </w:rPr>
        <w:t>Застосування в медицині</w:t>
      </w:r>
      <w:bookmarkEnd w:id="329"/>
    </w:p>
    <w:p w:rsidR="009E2012" w:rsidRPr="00127E61" w:rsidRDefault="009E2012" w:rsidP="00D902DF">
      <w:pPr>
        <w:pStyle w:val="a9"/>
        <w:shd w:val="clear" w:color="auto" w:fill="FFFFFF"/>
        <w:spacing w:before="120" w:beforeAutospacing="0" w:after="120" w:afterAutospacing="0" w:line="360" w:lineRule="auto"/>
        <w:ind w:firstLine="630"/>
        <w:rPr>
          <w:color w:val="auto"/>
          <w:sz w:val="28"/>
          <w:szCs w:val="28"/>
          <w:lang w:eastAsia="ru-RU"/>
          <w:rPrChange w:id="331" w:author="ASD" w:date="2016-05-26T18:30:00Z">
            <w:rPr>
              <w:color w:val="auto"/>
              <w:sz w:val="28"/>
              <w:szCs w:val="28"/>
              <w:lang w:val="ru-RU" w:eastAsia="ru-RU"/>
            </w:rPr>
          </w:rPrChange>
        </w:rPr>
      </w:pPr>
      <w:r w:rsidRPr="00127E61">
        <w:rPr>
          <w:color w:val="auto"/>
          <w:sz w:val="28"/>
          <w:szCs w:val="28"/>
          <w:lang w:eastAsia="ru-RU"/>
          <w:rPrChange w:id="332" w:author="ASD" w:date="2016-05-26T18:30:00Z">
            <w:rPr>
              <w:color w:val="auto"/>
              <w:sz w:val="28"/>
              <w:szCs w:val="28"/>
              <w:lang w:eastAsia="ru-RU"/>
            </w:rPr>
          </w:rPrChange>
        </w:rPr>
        <w:t>Ендоскопія — метод заглядання всередину тіла та обстеження внутрішніх органів людини за допомогою медичного приладу — </w:t>
      </w:r>
      <w:r w:rsidRPr="00127E61">
        <w:rPr>
          <w:color w:val="auto"/>
          <w:sz w:val="28"/>
          <w:szCs w:val="28"/>
          <w:lang w:eastAsia="ru-RU"/>
          <w:rPrChange w:id="333" w:author="ASD" w:date="2016-05-26T18:30:00Z">
            <w:rPr>
              <w:color w:val="auto"/>
              <w:sz w:val="28"/>
              <w:szCs w:val="28"/>
              <w:lang w:eastAsia="ru-RU"/>
            </w:rPr>
          </w:rPrChange>
        </w:rPr>
        <w:fldChar w:fldCharType="begin"/>
      </w:r>
      <w:r w:rsidRPr="00127E61">
        <w:rPr>
          <w:color w:val="auto"/>
          <w:sz w:val="28"/>
          <w:szCs w:val="28"/>
          <w:lang w:eastAsia="ru-RU"/>
          <w:rPrChange w:id="334" w:author="ASD" w:date="2016-05-26T18:30:00Z">
            <w:rPr>
              <w:color w:val="auto"/>
              <w:sz w:val="28"/>
              <w:szCs w:val="28"/>
              <w:lang w:eastAsia="ru-RU"/>
            </w:rPr>
          </w:rPrChange>
        </w:rPr>
        <w:instrText xml:space="preserve"> HYPERLINK "https://uk.wikipedia.org/wiki/%D0%95%D0%BD%D0%B4%D0%BE%D1%81%D0%BA%D0%BE%D0%BF" \o "Ендоскоп" </w:instrText>
      </w:r>
      <w:r w:rsidRPr="00127E61">
        <w:rPr>
          <w:color w:val="auto"/>
          <w:sz w:val="28"/>
          <w:szCs w:val="28"/>
          <w:lang w:eastAsia="ru-RU"/>
          <w:rPrChange w:id="335" w:author="ASD" w:date="2016-05-26T18:30:00Z">
            <w:rPr>
              <w:color w:val="auto"/>
              <w:sz w:val="28"/>
              <w:szCs w:val="28"/>
              <w:lang w:eastAsia="ru-RU"/>
            </w:rPr>
          </w:rPrChange>
        </w:rPr>
        <w:fldChar w:fldCharType="separate"/>
      </w:r>
      <w:r w:rsidRPr="00127E61">
        <w:rPr>
          <w:color w:val="auto"/>
          <w:sz w:val="28"/>
          <w:szCs w:val="28"/>
          <w:lang w:eastAsia="ru-RU"/>
          <w:rPrChange w:id="336" w:author="ASD" w:date="2016-05-26T18:30:00Z">
            <w:rPr>
              <w:color w:val="auto"/>
              <w:sz w:val="28"/>
              <w:szCs w:val="28"/>
              <w:lang w:eastAsia="ru-RU"/>
            </w:rPr>
          </w:rPrChange>
        </w:rPr>
        <w:t>ендоскопа</w:t>
      </w:r>
      <w:r w:rsidRPr="00127E61">
        <w:rPr>
          <w:color w:val="auto"/>
          <w:sz w:val="28"/>
          <w:szCs w:val="28"/>
          <w:lang w:eastAsia="ru-RU"/>
          <w:rPrChange w:id="337" w:author="ASD" w:date="2016-05-26T18:30:00Z">
            <w:rPr>
              <w:color w:val="auto"/>
              <w:sz w:val="28"/>
              <w:szCs w:val="28"/>
              <w:lang w:eastAsia="ru-RU"/>
            </w:rPr>
          </w:rPrChange>
        </w:rPr>
        <w:fldChar w:fldCharType="end"/>
      </w:r>
      <w:r w:rsidRPr="00127E61">
        <w:rPr>
          <w:color w:val="auto"/>
          <w:sz w:val="28"/>
          <w:szCs w:val="28"/>
          <w:lang w:eastAsia="ru-RU"/>
          <w:rPrChange w:id="338" w:author="ASD" w:date="2016-05-26T18:30:00Z">
            <w:rPr>
              <w:color w:val="auto"/>
              <w:sz w:val="28"/>
              <w:szCs w:val="28"/>
              <w:lang w:eastAsia="ru-RU"/>
            </w:rPr>
          </w:rPrChange>
        </w:rPr>
        <w:t>, без порушення цілісності шкірних покривів та </w:t>
      </w:r>
      <w:r w:rsidRPr="00127E61">
        <w:rPr>
          <w:color w:val="auto"/>
          <w:sz w:val="28"/>
          <w:szCs w:val="28"/>
          <w:lang w:eastAsia="ru-RU"/>
          <w:rPrChange w:id="339" w:author="ASD" w:date="2016-05-26T18:30:00Z">
            <w:rPr>
              <w:color w:val="auto"/>
              <w:sz w:val="28"/>
              <w:szCs w:val="28"/>
              <w:lang w:eastAsia="ru-RU"/>
            </w:rPr>
          </w:rPrChange>
        </w:rPr>
        <w:fldChar w:fldCharType="begin"/>
      </w:r>
      <w:r w:rsidRPr="00127E61">
        <w:rPr>
          <w:color w:val="auto"/>
          <w:sz w:val="28"/>
          <w:szCs w:val="28"/>
          <w:lang w:eastAsia="ru-RU"/>
          <w:rPrChange w:id="340" w:author="ASD" w:date="2016-05-26T18:30:00Z">
            <w:rPr>
              <w:color w:val="auto"/>
              <w:sz w:val="28"/>
              <w:szCs w:val="28"/>
              <w:lang w:eastAsia="ru-RU"/>
            </w:rPr>
          </w:rPrChange>
        </w:rPr>
        <w:instrText xml:space="preserve"> HYPERLINK "https://uk.wikipedia.org/wiki/%D0%A1%D0%BB%D0%B8%D0%B7%D0%BE%D0%B2%D0%B0_%D0%BE%D0%B1%D0%BE%D0%BB%D0%BE%D0%BD%D0%BA%D0%B0" \o "Слизова оболонка" </w:instrText>
      </w:r>
      <w:r w:rsidRPr="00127E61">
        <w:rPr>
          <w:color w:val="auto"/>
          <w:sz w:val="28"/>
          <w:szCs w:val="28"/>
          <w:lang w:eastAsia="ru-RU"/>
          <w:rPrChange w:id="341" w:author="ASD" w:date="2016-05-26T18:30:00Z">
            <w:rPr>
              <w:color w:val="auto"/>
              <w:sz w:val="28"/>
              <w:szCs w:val="28"/>
              <w:lang w:eastAsia="ru-RU"/>
            </w:rPr>
          </w:rPrChange>
        </w:rPr>
        <w:fldChar w:fldCharType="separate"/>
      </w:r>
      <w:r w:rsidRPr="00127E61">
        <w:rPr>
          <w:color w:val="auto"/>
          <w:sz w:val="28"/>
          <w:szCs w:val="28"/>
          <w:lang w:eastAsia="ru-RU"/>
          <w:rPrChange w:id="342" w:author="ASD" w:date="2016-05-26T18:30:00Z">
            <w:rPr>
              <w:color w:val="auto"/>
              <w:sz w:val="28"/>
              <w:szCs w:val="28"/>
              <w:lang w:eastAsia="ru-RU"/>
            </w:rPr>
          </w:rPrChange>
        </w:rPr>
        <w:t>слизових оболонок</w:t>
      </w:r>
      <w:r w:rsidRPr="00127E61">
        <w:rPr>
          <w:color w:val="auto"/>
          <w:sz w:val="28"/>
          <w:szCs w:val="28"/>
          <w:lang w:eastAsia="ru-RU"/>
          <w:rPrChange w:id="343" w:author="ASD" w:date="2016-05-26T18:30:00Z">
            <w:rPr>
              <w:color w:val="auto"/>
              <w:sz w:val="28"/>
              <w:szCs w:val="28"/>
              <w:lang w:eastAsia="ru-RU"/>
            </w:rPr>
          </w:rPrChange>
        </w:rPr>
        <w:fldChar w:fldCharType="end"/>
      </w:r>
      <w:r w:rsidRPr="00127E61">
        <w:rPr>
          <w:color w:val="auto"/>
          <w:sz w:val="28"/>
          <w:szCs w:val="28"/>
          <w:lang w:eastAsia="ru-RU"/>
          <w:rPrChange w:id="344" w:author="ASD" w:date="2016-05-26T18:30:00Z">
            <w:rPr>
              <w:color w:val="auto"/>
              <w:sz w:val="28"/>
              <w:szCs w:val="28"/>
              <w:lang w:eastAsia="ru-RU"/>
            </w:rPr>
          </w:rPrChange>
        </w:rPr>
        <w:t>. Проте дедалі частіше в </w:t>
      </w:r>
      <w:r w:rsidRPr="00127E61">
        <w:rPr>
          <w:color w:val="auto"/>
          <w:sz w:val="28"/>
          <w:szCs w:val="28"/>
          <w:lang w:eastAsia="ru-RU"/>
          <w:rPrChange w:id="345" w:author="ASD" w:date="2016-05-26T18:30:00Z">
            <w:rPr>
              <w:color w:val="auto"/>
              <w:sz w:val="28"/>
              <w:szCs w:val="28"/>
              <w:lang w:eastAsia="ru-RU"/>
            </w:rPr>
          </w:rPrChange>
        </w:rPr>
        <w:fldChar w:fldCharType="begin"/>
      </w:r>
      <w:r w:rsidRPr="00127E61">
        <w:rPr>
          <w:color w:val="auto"/>
          <w:sz w:val="28"/>
          <w:szCs w:val="28"/>
          <w:lang w:eastAsia="ru-RU"/>
          <w:rPrChange w:id="346" w:author="ASD" w:date="2016-05-26T18:30:00Z">
            <w:rPr>
              <w:color w:val="auto"/>
              <w:sz w:val="28"/>
              <w:szCs w:val="28"/>
              <w:lang w:eastAsia="ru-RU"/>
            </w:rPr>
          </w:rPrChange>
        </w:rPr>
        <w:instrText xml:space="preserve"> HYPERLINK "https://uk.wikipedia.org/wiki/%D0%A5%D1%96%D1%80%D1%83%D1%80%D0%B3%D1%96%D1%8F" \o "Хірургія" </w:instrText>
      </w:r>
      <w:r w:rsidRPr="00127E61">
        <w:rPr>
          <w:color w:val="auto"/>
          <w:sz w:val="28"/>
          <w:szCs w:val="28"/>
          <w:lang w:eastAsia="ru-RU"/>
          <w:rPrChange w:id="347" w:author="ASD" w:date="2016-05-26T18:30:00Z">
            <w:rPr>
              <w:color w:val="auto"/>
              <w:sz w:val="28"/>
              <w:szCs w:val="28"/>
              <w:lang w:eastAsia="ru-RU"/>
            </w:rPr>
          </w:rPrChange>
        </w:rPr>
        <w:fldChar w:fldCharType="separate"/>
      </w:r>
      <w:r w:rsidRPr="00127E61">
        <w:rPr>
          <w:color w:val="auto"/>
          <w:sz w:val="28"/>
          <w:szCs w:val="28"/>
          <w:lang w:eastAsia="ru-RU"/>
          <w:rPrChange w:id="348" w:author="ASD" w:date="2016-05-26T18:30:00Z">
            <w:rPr>
              <w:color w:val="auto"/>
              <w:sz w:val="28"/>
              <w:szCs w:val="28"/>
              <w:lang w:eastAsia="ru-RU"/>
            </w:rPr>
          </w:rPrChange>
        </w:rPr>
        <w:t>хірургічній</w:t>
      </w:r>
      <w:r w:rsidRPr="00127E61">
        <w:rPr>
          <w:color w:val="auto"/>
          <w:sz w:val="28"/>
          <w:szCs w:val="28"/>
          <w:lang w:eastAsia="ru-RU"/>
          <w:rPrChange w:id="349" w:author="ASD" w:date="2016-05-26T18:30:00Z">
            <w:rPr>
              <w:color w:val="auto"/>
              <w:sz w:val="28"/>
              <w:szCs w:val="28"/>
              <w:lang w:eastAsia="ru-RU"/>
            </w:rPr>
          </w:rPrChange>
        </w:rPr>
        <w:fldChar w:fldCharType="end"/>
      </w:r>
      <w:r w:rsidRPr="00127E61">
        <w:rPr>
          <w:color w:val="auto"/>
          <w:sz w:val="28"/>
          <w:szCs w:val="28"/>
          <w:lang w:eastAsia="ru-RU"/>
          <w:rPrChange w:id="350" w:author="ASD" w:date="2016-05-26T18:30:00Z">
            <w:rPr>
              <w:color w:val="auto"/>
              <w:sz w:val="28"/>
              <w:szCs w:val="28"/>
              <w:lang w:eastAsia="ru-RU"/>
            </w:rPr>
          </w:rPrChange>
        </w:rPr>
        <w:t> практиці застосовують травматичні види ендоскопії.</w:t>
      </w:r>
      <w:r w:rsidRPr="00127E61">
        <w:rPr>
          <w:color w:val="auto"/>
          <w:sz w:val="28"/>
          <w:szCs w:val="28"/>
          <w:lang w:eastAsia="ru-RU"/>
          <w:rPrChange w:id="351" w:author="ASD" w:date="2016-05-26T18:30:00Z">
            <w:rPr>
              <w:color w:val="auto"/>
              <w:sz w:val="28"/>
              <w:szCs w:val="28"/>
              <w:lang w:val="ru-RU" w:eastAsia="ru-RU"/>
            </w:rPr>
          </w:rPrChange>
        </w:rPr>
        <w:t>[1]</w:t>
      </w:r>
    </w:p>
    <w:p w:rsidR="009E2012" w:rsidRPr="00127E61" w:rsidRDefault="009E2012" w:rsidP="00D902DF">
      <w:pPr>
        <w:pStyle w:val="a9"/>
        <w:shd w:val="clear" w:color="auto" w:fill="FFFFFF"/>
        <w:spacing w:before="120" w:beforeAutospacing="0" w:after="120" w:afterAutospacing="0" w:line="360" w:lineRule="auto"/>
        <w:ind w:firstLine="630"/>
        <w:rPr>
          <w:color w:val="auto"/>
          <w:sz w:val="28"/>
          <w:szCs w:val="28"/>
          <w:lang w:eastAsia="ru-RU"/>
          <w:rPrChange w:id="352" w:author="ASD" w:date="2016-05-26T18:30:00Z">
            <w:rPr>
              <w:color w:val="auto"/>
              <w:sz w:val="28"/>
              <w:szCs w:val="28"/>
              <w:lang w:eastAsia="ru-RU"/>
            </w:rPr>
          </w:rPrChange>
        </w:rPr>
      </w:pPr>
      <w:r w:rsidRPr="00BF72C3">
        <w:rPr>
          <w:color w:val="auto"/>
          <w:sz w:val="28"/>
          <w:szCs w:val="28"/>
          <w:lang w:eastAsia="ru-RU"/>
        </w:rPr>
        <w:t>Ендоскопи є двох типів: прямі (металеві) та гнучкі (еластичні). Більшого розповсюдження набули еластичні, оскільки вони дозволяють легше </w:t>
      </w:r>
      <w:r w:rsidRPr="00BF72C3">
        <w:rPr>
          <w:color w:val="auto"/>
          <w:sz w:val="28"/>
          <w:szCs w:val="28"/>
          <w:lang w:eastAsia="ru-RU"/>
        </w:rPr>
        <w:fldChar w:fldCharType="begin"/>
      </w:r>
      <w:r w:rsidRPr="00127E61">
        <w:rPr>
          <w:color w:val="auto"/>
          <w:sz w:val="28"/>
          <w:szCs w:val="28"/>
          <w:lang w:eastAsia="ru-RU"/>
          <w:rPrChange w:id="353" w:author="ASD" w:date="2016-05-26T18:30:00Z">
            <w:rPr>
              <w:color w:val="auto"/>
              <w:sz w:val="28"/>
              <w:szCs w:val="28"/>
              <w:lang w:eastAsia="ru-RU"/>
            </w:rPr>
          </w:rPrChange>
        </w:rPr>
        <w:instrText xml:space="preserve"> HYPERLINK "https://uk.wikipedia.org/wiki/%D0%9F%D0%B0%D1%86%D1%96%D1%94%D0%BD%D1%82" \o "Пацієнт" </w:instrText>
      </w:r>
      <w:r w:rsidRPr="00127E61">
        <w:rPr>
          <w:color w:val="auto"/>
          <w:sz w:val="28"/>
          <w:szCs w:val="28"/>
          <w:lang w:eastAsia="ru-RU"/>
          <w:rPrChange w:id="354" w:author="ASD" w:date="2016-05-26T18:30:00Z">
            <w:rPr>
              <w:color w:val="auto"/>
              <w:sz w:val="28"/>
              <w:szCs w:val="28"/>
              <w:lang w:eastAsia="ru-RU"/>
            </w:rPr>
          </w:rPrChange>
        </w:rPr>
        <w:fldChar w:fldCharType="separate"/>
      </w:r>
      <w:r w:rsidRPr="00127E61">
        <w:rPr>
          <w:color w:val="auto"/>
          <w:sz w:val="28"/>
          <w:szCs w:val="28"/>
          <w:lang w:eastAsia="ru-RU"/>
          <w:rPrChange w:id="355" w:author="ASD" w:date="2016-05-26T18:30:00Z">
            <w:rPr>
              <w:color w:val="auto"/>
              <w:sz w:val="28"/>
              <w:szCs w:val="28"/>
              <w:lang w:eastAsia="ru-RU"/>
            </w:rPr>
          </w:rPrChange>
        </w:rPr>
        <w:t>пацієнту</w:t>
      </w:r>
      <w:r w:rsidRPr="00127E61">
        <w:rPr>
          <w:color w:val="auto"/>
          <w:sz w:val="28"/>
          <w:szCs w:val="28"/>
          <w:lang w:eastAsia="ru-RU"/>
          <w:rPrChange w:id="356" w:author="ASD" w:date="2016-05-26T18:30:00Z">
            <w:rPr>
              <w:color w:val="auto"/>
              <w:sz w:val="28"/>
              <w:szCs w:val="28"/>
              <w:lang w:eastAsia="ru-RU"/>
            </w:rPr>
          </w:rPrChange>
        </w:rPr>
        <w:fldChar w:fldCharType="end"/>
      </w:r>
      <w:r w:rsidRPr="00127E61">
        <w:rPr>
          <w:color w:val="auto"/>
          <w:sz w:val="28"/>
          <w:szCs w:val="28"/>
          <w:lang w:eastAsia="ru-RU"/>
          <w:rPrChange w:id="357" w:author="ASD" w:date="2016-05-26T18:30:00Z">
            <w:rPr>
              <w:color w:val="auto"/>
              <w:sz w:val="28"/>
              <w:szCs w:val="28"/>
              <w:lang w:eastAsia="ru-RU"/>
            </w:rPr>
          </w:rPrChange>
        </w:rPr>
        <w:t> перенести маніпуляцію, а лікарю-діагносту адекватніше та якісніше здійснити </w:t>
      </w:r>
      <w:r w:rsidRPr="00127E61">
        <w:rPr>
          <w:color w:val="auto"/>
          <w:sz w:val="28"/>
          <w:szCs w:val="28"/>
          <w:lang w:eastAsia="ru-RU"/>
          <w:rPrChange w:id="358" w:author="ASD" w:date="2016-05-26T18:30:00Z">
            <w:rPr>
              <w:color w:val="auto"/>
              <w:sz w:val="28"/>
              <w:szCs w:val="28"/>
              <w:lang w:eastAsia="ru-RU"/>
            </w:rPr>
          </w:rPrChange>
        </w:rPr>
        <w:fldChar w:fldCharType="begin"/>
      </w:r>
      <w:r w:rsidRPr="00127E61">
        <w:rPr>
          <w:color w:val="auto"/>
          <w:sz w:val="28"/>
          <w:szCs w:val="28"/>
          <w:lang w:eastAsia="ru-RU"/>
          <w:rPrChange w:id="359" w:author="ASD" w:date="2016-05-26T18:30:00Z">
            <w:rPr>
              <w:color w:val="auto"/>
              <w:sz w:val="28"/>
              <w:szCs w:val="28"/>
              <w:lang w:eastAsia="ru-RU"/>
            </w:rPr>
          </w:rPrChange>
        </w:rPr>
        <w:instrText xml:space="preserve"> HYPERLINK "https://uk.wikipedia.org/wiki/%D0%9E%D0%B1%D1%81%D1%82%D0%B5%D0%B6%D0%B5%D0%BD%D0%BD%D1%8F" \o "Обстеження" </w:instrText>
      </w:r>
      <w:r w:rsidRPr="00127E61">
        <w:rPr>
          <w:color w:val="auto"/>
          <w:sz w:val="28"/>
          <w:szCs w:val="28"/>
          <w:lang w:eastAsia="ru-RU"/>
          <w:rPrChange w:id="360" w:author="ASD" w:date="2016-05-26T18:30:00Z">
            <w:rPr>
              <w:color w:val="auto"/>
              <w:sz w:val="28"/>
              <w:szCs w:val="28"/>
              <w:lang w:eastAsia="ru-RU"/>
            </w:rPr>
          </w:rPrChange>
        </w:rPr>
        <w:fldChar w:fldCharType="separate"/>
      </w:r>
      <w:r w:rsidRPr="00127E61">
        <w:rPr>
          <w:color w:val="auto"/>
          <w:sz w:val="28"/>
          <w:szCs w:val="28"/>
          <w:lang w:eastAsia="ru-RU"/>
          <w:rPrChange w:id="361" w:author="ASD" w:date="2016-05-26T18:30:00Z">
            <w:rPr>
              <w:color w:val="auto"/>
              <w:sz w:val="28"/>
              <w:szCs w:val="28"/>
              <w:lang w:eastAsia="ru-RU"/>
            </w:rPr>
          </w:rPrChange>
        </w:rPr>
        <w:t>обстеження</w:t>
      </w:r>
      <w:r w:rsidRPr="00127E61">
        <w:rPr>
          <w:color w:val="auto"/>
          <w:sz w:val="28"/>
          <w:szCs w:val="28"/>
          <w:lang w:eastAsia="ru-RU"/>
          <w:rPrChange w:id="362" w:author="ASD" w:date="2016-05-26T18:30:00Z">
            <w:rPr>
              <w:color w:val="auto"/>
              <w:sz w:val="28"/>
              <w:szCs w:val="28"/>
              <w:lang w:eastAsia="ru-RU"/>
            </w:rPr>
          </w:rPrChange>
        </w:rPr>
        <w:fldChar w:fldCharType="end"/>
      </w:r>
      <w:r w:rsidRPr="00127E61">
        <w:rPr>
          <w:color w:val="auto"/>
          <w:sz w:val="28"/>
          <w:szCs w:val="28"/>
          <w:lang w:eastAsia="ru-RU"/>
          <w:rPrChange w:id="363" w:author="ASD" w:date="2016-05-26T18:30:00Z">
            <w:rPr>
              <w:color w:val="auto"/>
              <w:sz w:val="28"/>
              <w:szCs w:val="28"/>
              <w:lang w:eastAsia="ru-RU"/>
            </w:rPr>
          </w:rPrChange>
        </w:rPr>
        <w:t>. Та все ж таки є ділянки, обстеження яких зручніше, швидше, простіше і надійніше здійснювати прямим.</w:t>
      </w:r>
    </w:p>
    <w:p w:rsidR="009E2012" w:rsidRPr="00127E61" w:rsidRDefault="009E2012" w:rsidP="00D902DF">
      <w:pPr>
        <w:pStyle w:val="a9"/>
        <w:shd w:val="clear" w:color="auto" w:fill="FFFFFF"/>
        <w:spacing w:before="120" w:beforeAutospacing="0" w:after="120" w:afterAutospacing="0" w:line="360" w:lineRule="auto"/>
        <w:ind w:firstLine="630"/>
        <w:rPr>
          <w:color w:val="auto"/>
          <w:sz w:val="28"/>
          <w:szCs w:val="28"/>
          <w:lang w:eastAsia="ru-RU"/>
          <w:rPrChange w:id="364" w:author="ASD" w:date="2016-05-26T18:30:00Z">
            <w:rPr>
              <w:color w:val="auto"/>
              <w:sz w:val="28"/>
              <w:szCs w:val="28"/>
              <w:lang w:eastAsia="ru-RU"/>
            </w:rPr>
          </w:rPrChange>
        </w:rPr>
      </w:pPr>
      <w:r w:rsidRPr="00127E61">
        <w:rPr>
          <w:color w:val="auto"/>
          <w:sz w:val="28"/>
          <w:szCs w:val="28"/>
          <w:lang w:eastAsia="ru-RU"/>
          <w:rPrChange w:id="365" w:author="ASD" w:date="2016-05-26T18:30:00Z">
            <w:rPr>
              <w:color w:val="auto"/>
              <w:sz w:val="28"/>
              <w:szCs w:val="28"/>
              <w:lang w:eastAsia="ru-RU"/>
            </w:rPr>
          </w:rPrChange>
        </w:rPr>
        <w:t>При ендоскопії ендоскопи зазвичай вводяться в порожнину тіла через природні шляхи, наприклад, в </w:t>
      </w:r>
      <w:r w:rsidRPr="00127E61">
        <w:rPr>
          <w:color w:val="auto"/>
          <w:sz w:val="28"/>
          <w:szCs w:val="28"/>
          <w:lang w:eastAsia="ru-RU"/>
          <w:rPrChange w:id="366" w:author="ASD" w:date="2016-05-26T18:30:00Z">
            <w:rPr>
              <w:color w:val="auto"/>
              <w:sz w:val="28"/>
              <w:szCs w:val="28"/>
              <w:lang w:eastAsia="ru-RU"/>
            </w:rPr>
          </w:rPrChange>
        </w:rPr>
        <w:fldChar w:fldCharType="begin"/>
      </w:r>
      <w:r w:rsidRPr="00127E61">
        <w:rPr>
          <w:color w:val="auto"/>
          <w:sz w:val="28"/>
          <w:szCs w:val="28"/>
          <w:lang w:eastAsia="ru-RU"/>
          <w:rPrChange w:id="367" w:author="ASD" w:date="2016-05-26T18:30:00Z">
            <w:rPr>
              <w:color w:val="auto"/>
              <w:sz w:val="28"/>
              <w:szCs w:val="28"/>
              <w:lang w:eastAsia="ru-RU"/>
            </w:rPr>
          </w:rPrChange>
        </w:rPr>
        <w:instrText xml:space="preserve"> HYPERLINK "https://uk.wikipedia.org/wiki/%D0%A8%D0%BB%D1%83%D0%BD%D0%BE%D0%BA" \o "Шлунок" </w:instrText>
      </w:r>
      <w:r w:rsidRPr="00127E61">
        <w:rPr>
          <w:color w:val="auto"/>
          <w:sz w:val="28"/>
          <w:szCs w:val="28"/>
          <w:lang w:eastAsia="ru-RU"/>
          <w:rPrChange w:id="368" w:author="ASD" w:date="2016-05-26T18:30:00Z">
            <w:rPr>
              <w:color w:val="auto"/>
              <w:sz w:val="28"/>
              <w:szCs w:val="28"/>
              <w:lang w:eastAsia="ru-RU"/>
            </w:rPr>
          </w:rPrChange>
        </w:rPr>
        <w:fldChar w:fldCharType="separate"/>
      </w:r>
      <w:r w:rsidRPr="00127E61">
        <w:rPr>
          <w:color w:val="auto"/>
          <w:sz w:val="28"/>
          <w:szCs w:val="28"/>
          <w:lang w:eastAsia="ru-RU"/>
          <w:rPrChange w:id="369" w:author="ASD" w:date="2016-05-26T18:30:00Z">
            <w:rPr>
              <w:color w:val="auto"/>
              <w:sz w:val="28"/>
              <w:szCs w:val="28"/>
              <w:lang w:eastAsia="ru-RU"/>
            </w:rPr>
          </w:rPrChange>
        </w:rPr>
        <w:t>шлунок</w:t>
      </w:r>
      <w:r w:rsidRPr="00127E61">
        <w:rPr>
          <w:color w:val="auto"/>
          <w:sz w:val="28"/>
          <w:szCs w:val="28"/>
          <w:lang w:eastAsia="ru-RU"/>
          <w:rPrChange w:id="370" w:author="ASD" w:date="2016-05-26T18:30:00Z">
            <w:rPr>
              <w:color w:val="auto"/>
              <w:sz w:val="28"/>
              <w:szCs w:val="28"/>
              <w:lang w:eastAsia="ru-RU"/>
            </w:rPr>
          </w:rPrChange>
        </w:rPr>
        <w:fldChar w:fldCharType="end"/>
      </w:r>
      <w:r w:rsidRPr="00127E61">
        <w:rPr>
          <w:color w:val="auto"/>
          <w:sz w:val="28"/>
          <w:szCs w:val="28"/>
          <w:lang w:eastAsia="ru-RU"/>
          <w:rPrChange w:id="371" w:author="ASD" w:date="2016-05-26T18:30:00Z">
            <w:rPr>
              <w:color w:val="auto"/>
              <w:sz w:val="28"/>
              <w:szCs w:val="28"/>
              <w:lang w:eastAsia="ru-RU"/>
            </w:rPr>
          </w:rPrChange>
        </w:rPr>
        <w:t> — через </w:t>
      </w:r>
      <w:r w:rsidRPr="00127E61">
        <w:rPr>
          <w:color w:val="auto"/>
          <w:sz w:val="28"/>
          <w:szCs w:val="28"/>
          <w:lang w:eastAsia="ru-RU"/>
          <w:rPrChange w:id="372" w:author="ASD" w:date="2016-05-26T18:30:00Z">
            <w:rPr>
              <w:color w:val="auto"/>
              <w:sz w:val="28"/>
              <w:szCs w:val="28"/>
              <w:lang w:eastAsia="ru-RU"/>
            </w:rPr>
          </w:rPrChange>
        </w:rPr>
        <w:fldChar w:fldCharType="begin"/>
      </w:r>
      <w:r w:rsidRPr="00127E61">
        <w:rPr>
          <w:color w:val="auto"/>
          <w:sz w:val="28"/>
          <w:szCs w:val="28"/>
          <w:lang w:eastAsia="ru-RU"/>
          <w:rPrChange w:id="373" w:author="ASD" w:date="2016-05-26T18:30:00Z">
            <w:rPr>
              <w:color w:val="auto"/>
              <w:sz w:val="28"/>
              <w:szCs w:val="28"/>
              <w:lang w:eastAsia="ru-RU"/>
            </w:rPr>
          </w:rPrChange>
        </w:rPr>
        <w:instrText xml:space="preserve"> HYPERLINK "https://uk.wikipedia.org/wiki/%D0%A0%D0%BE%D1%82" \o "Рот" </w:instrText>
      </w:r>
      <w:r w:rsidRPr="00127E61">
        <w:rPr>
          <w:color w:val="auto"/>
          <w:sz w:val="28"/>
          <w:szCs w:val="28"/>
          <w:lang w:eastAsia="ru-RU"/>
          <w:rPrChange w:id="374" w:author="ASD" w:date="2016-05-26T18:30:00Z">
            <w:rPr>
              <w:color w:val="auto"/>
              <w:sz w:val="28"/>
              <w:szCs w:val="28"/>
              <w:lang w:eastAsia="ru-RU"/>
            </w:rPr>
          </w:rPrChange>
        </w:rPr>
        <w:fldChar w:fldCharType="separate"/>
      </w:r>
      <w:r w:rsidRPr="00127E61">
        <w:rPr>
          <w:color w:val="auto"/>
          <w:sz w:val="28"/>
          <w:szCs w:val="28"/>
          <w:lang w:eastAsia="ru-RU"/>
          <w:rPrChange w:id="375" w:author="ASD" w:date="2016-05-26T18:30:00Z">
            <w:rPr>
              <w:color w:val="auto"/>
              <w:sz w:val="28"/>
              <w:szCs w:val="28"/>
              <w:lang w:eastAsia="ru-RU"/>
            </w:rPr>
          </w:rPrChange>
        </w:rPr>
        <w:t>рот</w:t>
      </w:r>
      <w:r w:rsidRPr="00127E61">
        <w:rPr>
          <w:color w:val="auto"/>
          <w:sz w:val="28"/>
          <w:szCs w:val="28"/>
          <w:lang w:eastAsia="ru-RU"/>
          <w:rPrChange w:id="376" w:author="ASD" w:date="2016-05-26T18:30:00Z">
            <w:rPr>
              <w:color w:val="auto"/>
              <w:sz w:val="28"/>
              <w:szCs w:val="28"/>
              <w:lang w:eastAsia="ru-RU"/>
            </w:rPr>
          </w:rPrChange>
        </w:rPr>
        <w:fldChar w:fldCharType="end"/>
      </w:r>
      <w:r w:rsidRPr="00127E61">
        <w:rPr>
          <w:color w:val="auto"/>
          <w:sz w:val="28"/>
          <w:szCs w:val="28"/>
          <w:lang w:eastAsia="ru-RU"/>
          <w:rPrChange w:id="377" w:author="ASD" w:date="2016-05-26T18:30:00Z">
            <w:rPr>
              <w:color w:val="auto"/>
              <w:sz w:val="28"/>
              <w:szCs w:val="28"/>
              <w:lang w:eastAsia="ru-RU"/>
            </w:rPr>
          </w:rPrChange>
        </w:rPr>
        <w:t> і </w:t>
      </w:r>
      <w:r w:rsidRPr="00127E61">
        <w:rPr>
          <w:color w:val="auto"/>
          <w:sz w:val="28"/>
          <w:szCs w:val="28"/>
          <w:lang w:eastAsia="ru-RU"/>
          <w:rPrChange w:id="378" w:author="ASD" w:date="2016-05-26T18:30:00Z">
            <w:rPr>
              <w:color w:val="auto"/>
              <w:sz w:val="28"/>
              <w:szCs w:val="28"/>
              <w:lang w:eastAsia="ru-RU"/>
            </w:rPr>
          </w:rPrChange>
        </w:rPr>
        <w:fldChar w:fldCharType="begin"/>
      </w:r>
      <w:r w:rsidRPr="00127E61">
        <w:rPr>
          <w:color w:val="auto"/>
          <w:sz w:val="28"/>
          <w:szCs w:val="28"/>
          <w:lang w:eastAsia="ru-RU"/>
          <w:rPrChange w:id="379" w:author="ASD" w:date="2016-05-26T18:30:00Z">
            <w:rPr>
              <w:color w:val="auto"/>
              <w:sz w:val="28"/>
              <w:szCs w:val="28"/>
              <w:lang w:eastAsia="ru-RU"/>
            </w:rPr>
          </w:rPrChange>
        </w:rPr>
        <w:instrText xml:space="preserve"> HYPERLINK "https://uk.wikipedia.org/wiki/%D0%A1%D1%82%D1%80%D0%B0%D0%B2%D0%BE%D1%85%D1%96%D0%B4" \o "Стравохід" </w:instrText>
      </w:r>
      <w:r w:rsidRPr="00127E61">
        <w:rPr>
          <w:color w:val="auto"/>
          <w:sz w:val="28"/>
          <w:szCs w:val="28"/>
          <w:lang w:eastAsia="ru-RU"/>
          <w:rPrChange w:id="380" w:author="ASD" w:date="2016-05-26T18:30:00Z">
            <w:rPr>
              <w:color w:val="auto"/>
              <w:sz w:val="28"/>
              <w:szCs w:val="28"/>
              <w:lang w:eastAsia="ru-RU"/>
            </w:rPr>
          </w:rPrChange>
        </w:rPr>
        <w:fldChar w:fldCharType="separate"/>
      </w:r>
      <w:r w:rsidRPr="00127E61">
        <w:rPr>
          <w:color w:val="auto"/>
          <w:sz w:val="28"/>
          <w:szCs w:val="28"/>
          <w:lang w:eastAsia="ru-RU"/>
          <w:rPrChange w:id="381" w:author="ASD" w:date="2016-05-26T18:30:00Z">
            <w:rPr>
              <w:color w:val="auto"/>
              <w:sz w:val="28"/>
              <w:szCs w:val="28"/>
              <w:lang w:eastAsia="ru-RU"/>
            </w:rPr>
          </w:rPrChange>
        </w:rPr>
        <w:t>стравохід</w:t>
      </w:r>
      <w:r w:rsidRPr="00127E61">
        <w:rPr>
          <w:color w:val="auto"/>
          <w:sz w:val="28"/>
          <w:szCs w:val="28"/>
          <w:lang w:eastAsia="ru-RU"/>
          <w:rPrChange w:id="382" w:author="ASD" w:date="2016-05-26T18:30:00Z">
            <w:rPr>
              <w:color w:val="auto"/>
              <w:sz w:val="28"/>
              <w:szCs w:val="28"/>
              <w:lang w:eastAsia="ru-RU"/>
            </w:rPr>
          </w:rPrChange>
        </w:rPr>
        <w:fldChar w:fldCharType="end"/>
      </w:r>
      <w:r w:rsidRPr="00127E61">
        <w:rPr>
          <w:color w:val="auto"/>
          <w:sz w:val="28"/>
          <w:szCs w:val="28"/>
          <w:lang w:eastAsia="ru-RU"/>
          <w:rPrChange w:id="383" w:author="ASD" w:date="2016-05-26T18:30:00Z">
            <w:rPr>
              <w:color w:val="auto"/>
              <w:sz w:val="28"/>
              <w:szCs w:val="28"/>
              <w:lang w:eastAsia="ru-RU"/>
            </w:rPr>
          </w:rPrChange>
        </w:rPr>
        <w:t xml:space="preserve">, </w:t>
      </w:r>
      <w:proofErr w:type="spellStart"/>
      <w:r w:rsidRPr="00127E61">
        <w:rPr>
          <w:color w:val="auto"/>
          <w:sz w:val="28"/>
          <w:szCs w:val="28"/>
          <w:lang w:eastAsia="ru-RU"/>
          <w:rPrChange w:id="384" w:author="ASD" w:date="2016-05-26T18:30:00Z">
            <w:rPr>
              <w:color w:val="auto"/>
              <w:sz w:val="28"/>
              <w:szCs w:val="28"/>
              <w:lang w:eastAsia="ru-RU"/>
            </w:rPr>
          </w:rPrChange>
        </w:rPr>
        <w:t>в</w:t>
      </w:r>
      <w:r w:rsidRPr="00127E61">
        <w:rPr>
          <w:color w:val="auto"/>
          <w:sz w:val="28"/>
          <w:szCs w:val="28"/>
          <w:lang w:eastAsia="ru-RU"/>
          <w:rPrChange w:id="385" w:author="ASD" w:date="2016-05-26T18:30:00Z">
            <w:rPr>
              <w:color w:val="auto"/>
              <w:sz w:val="28"/>
              <w:szCs w:val="28"/>
              <w:lang w:eastAsia="ru-RU"/>
            </w:rPr>
          </w:rPrChange>
        </w:rPr>
        <w:fldChar w:fldCharType="begin"/>
      </w:r>
      <w:r w:rsidRPr="00127E61">
        <w:rPr>
          <w:color w:val="auto"/>
          <w:sz w:val="28"/>
          <w:szCs w:val="28"/>
          <w:lang w:eastAsia="ru-RU"/>
          <w:rPrChange w:id="386" w:author="ASD" w:date="2016-05-26T18:30:00Z">
            <w:rPr>
              <w:color w:val="auto"/>
              <w:sz w:val="28"/>
              <w:szCs w:val="28"/>
              <w:lang w:eastAsia="ru-RU"/>
            </w:rPr>
          </w:rPrChange>
        </w:rPr>
        <w:instrText xml:space="preserve"> HYPERLINK "https://uk.wikipedia.org/wiki/%D0%91%D1%80%D0%BE%D0%BD%D1%85%D0%B8" \o "Бронхи" </w:instrText>
      </w:r>
      <w:r w:rsidRPr="00127E61">
        <w:rPr>
          <w:color w:val="auto"/>
          <w:sz w:val="28"/>
          <w:szCs w:val="28"/>
          <w:lang w:eastAsia="ru-RU"/>
          <w:rPrChange w:id="387" w:author="ASD" w:date="2016-05-26T18:30:00Z">
            <w:rPr>
              <w:color w:val="auto"/>
              <w:sz w:val="28"/>
              <w:szCs w:val="28"/>
              <w:lang w:eastAsia="ru-RU"/>
            </w:rPr>
          </w:rPrChange>
        </w:rPr>
        <w:fldChar w:fldCharType="separate"/>
      </w:r>
      <w:r w:rsidRPr="00127E61">
        <w:rPr>
          <w:color w:val="auto"/>
          <w:sz w:val="28"/>
          <w:szCs w:val="28"/>
          <w:lang w:eastAsia="ru-RU"/>
          <w:rPrChange w:id="388" w:author="ASD" w:date="2016-05-26T18:30:00Z">
            <w:rPr>
              <w:color w:val="auto"/>
              <w:sz w:val="28"/>
              <w:szCs w:val="28"/>
              <w:lang w:eastAsia="ru-RU"/>
            </w:rPr>
          </w:rPrChange>
        </w:rPr>
        <w:t>бронхи</w:t>
      </w:r>
      <w:proofErr w:type="spellEnd"/>
      <w:r w:rsidRPr="00127E61">
        <w:rPr>
          <w:color w:val="auto"/>
          <w:sz w:val="28"/>
          <w:szCs w:val="28"/>
          <w:lang w:eastAsia="ru-RU"/>
          <w:rPrChange w:id="389" w:author="ASD" w:date="2016-05-26T18:30:00Z">
            <w:rPr>
              <w:color w:val="auto"/>
              <w:sz w:val="28"/>
              <w:szCs w:val="28"/>
              <w:lang w:eastAsia="ru-RU"/>
            </w:rPr>
          </w:rPrChange>
        </w:rPr>
        <w:fldChar w:fldCharType="end"/>
      </w:r>
      <w:r w:rsidRPr="00127E61">
        <w:rPr>
          <w:color w:val="auto"/>
          <w:sz w:val="28"/>
          <w:szCs w:val="28"/>
          <w:lang w:eastAsia="ru-RU"/>
          <w:rPrChange w:id="390" w:author="ASD" w:date="2016-05-26T18:30:00Z">
            <w:rPr>
              <w:color w:val="auto"/>
              <w:sz w:val="28"/>
              <w:szCs w:val="28"/>
              <w:lang w:eastAsia="ru-RU"/>
            </w:rPr>
          </w:rPrChange>
        </w:rPr>
        <w:t> і </w:t>
      </w:r>
      <w:r w:rsidRPr="00127E61">
        <w:rPr>
          <w:color w:val="auto"/>
          <w:sz w:val="28"/>
          <w:szCs w:val="28"/>
          <w:lang w:eastAsia="ru-RU"/>
          <w:rPrChange w:id="391" w:author="ASD" w:date="2016-05-26T18:30:00Z">
            <w:rPr>
              <w:color w:val="auto"/>
              <w:sz w:val="28"/>
              <w:szCs w:val="28"/>
              <w:lang w:eastAsia="ru-RU"/>
            </w:rPr>
          </w:rPrChange>
        </w:rPr>
        <w:fldChar w:fldCharType="begin"/>
      </w:r>
      <w:r w:rsidRPr="00127E61">
        <w:rPr>
          <w:color w:val="auto"/>
          <w:sz w:val="28"/>
          <w:szCs w:val="28"/>
          <w:lang w:eastAsia="ru-RU"/>
          <w:rPrChange w:id="392" w:author="ASD" w:date="2016-05-26T18:30:00Z">
            <w:rPr>
              <w:color w:val="auto"/>
              <w:sz w:val="28"/>
              <w:szCs w:val="28"/>
              <w:lang w:eastAsia="ru-RU"/>
            </w:rPr>
          </w:rPrChange>
        </w:rPr>
        <w:instrText xml:space="preserve"> HYPERLINK "https://uk.wikipedia.org/wiki/%D0%9B%D0%B5%D0%B3%D0%B5%D0%BD%D1%96" \o "Легені" </w:instrText>
      </w:r>
      <w:r w:rsidRPr="00127E61">
        <w:rPr>
          <w:color w:val="auto"/>
          <w:sz w:val="28"/>
          <w:szCs w:val="28"/>
          <w:lang w:eastAsia="ru-RU"/>
          <w:rPrChange w:id="393" w:author="ASD" w:date="2016-05-26T18:30:00Z">
            <w:rPr>
              <w:color w:val="auto"/>
              <w:sz w:val="28"/>
              <w:szCs w:val="28"/>
              <w:lang w:eastAsia="ru-RU"/>
            </w:rPr>
          </w:rPrChange>
        </w:rPr>
        <w:fldChar w:fldCharType="separate"/>
      </w:r>
      <w:r w:rsidRPr="00127E61">
        <w:rPr>
          <w:color w:val="auto"/>
          <w:sz w:val="28"/>
          <w:szCs w:val="28"/>
          <w:lang w:eastAsia="ru-RU"/>
          <w:rPrChange w:id="394" w:author="ASD" w:date="2016-05-26T18:30:00Z">
            <w:rPr>
              <w:color w:val="auto"/>
              <w:sz w:val="28"/>
              <w:szCs w:val="28"/>
              <w:lang w:eastAsia="ru-RU"/>
            </w:rPr>
          </w:rPrChange>
        </w:rPr>
        <w:t>легені</w:t>
      </w:r>
      <w:r w:rsidRPr="00127E61">
        <w:rPr>
          <w:color w:val="auto"/>
          <w:sz w:val="28"/>
          <w:szCs w:val="28"/>
          <w:lang w:eastAsia="ru-RU"/>
          <w:rPrChange w:id="395" w:author="ASD" w:date="2016-05-26T18:30:00Z">
            <w:rPr>
              <w:color w:val="auto"/>
              <w:sz w:val="28"/>
              <w:szCs w:val="28"/>
              <w:lang w:eastAsia="ru-RU"/>
            </w:rPr>
          </w:rPrChange>
        </w:rPr>
        <w:fldChar w:fldCharType="end"/>
      </w:r>
      <w:r w:rsidRPr="00127E61">
        <w:rPr>
          <w:color w:val="auto"/>
          <w:sz w:val="28"/>
          <w:szCs w:val="28"/>
          <w:lang w:eastAsia="ru-RU"/>
          <w:rPrChange w:id="396" w:author="ASD" w:date="2016-05-26T18:30:00Z">
            <w:rPr>
              <w:color w:val="auto"/>
              <w:sz w:val="28"/>
              <w:szCs w:val="28"/>
              <w:lang w:eastAsia="ru-RU"/>
            </w:rPr>
          </w:rPrChange>
        </w:rPr>
        <w:t> — через </w:t>
      </w:r>
      <w:r w:rsidRPr="00127E61">
        <w:rPr>
          <w:color w:val="auto"/>
          <w:sz w:val="28"/>
          <w:szCs w:val="28"/>
          <w:lang w:eastAsia="ru-RU"/>
          <w:rPrChange w:id="397" w:author="ASD" w:date="2016-05-26T18:30:00Z">
            <w:rPr>
              <w:color w:val="auto"/>
              <w:sz w:val="28"/>
              <w:szCs w:val="28"/>
              <w:lang w:eastAsia="ru-RU"/>
            </w:rPr>
          </w:rPrChange>
        </w:rPr>
        <w:fldChar w:fldCharType="begin"/>
      </w:r>
      <w:r w:rsidRPr="00127E61">
        <w:rPr>
          <w:color w:val="auto"/>
          <w:sz w:val="28"/>
          <w:szCs w:val="28"/>
          <w:lang w:eastAsia="ru-RU"/>
          <w:rPrChange w:id="398" w:author="ASD" w:date="2016-05-26T18:30:00Z">
            <w:rPr>
              <w:color w:val="auto"/>
              <w:sz w:val="28"/>
              <w:szCs w:val="28"/>
              <w:lang w:eastAsia="ru-RU"/>
            </w:rPr>
          </w:rPrChange>
        </w:rPr>
        <w:instrText xml:space="preserve"> HYPERLINK "https://uk.wikipedia.org/wiki/%D0%93%D0%BE%D1%80%D1%82%D0%B0%D0%BD%D1%8C" \o "Гортань" </w:instrText>
      </w:r>
      <w:r w:rsidRPr="00127E61">
        <w:rPr>
          <w:color w:val="auto"/>
          <w:sz w:val="28"/>
          <w:szCs w:val="28"/>
          <w:lang w:eastAsia="ru-RU"/>
          <w:rPrChange w:id="399" w:author="ASD" w:date="2016-05-26T18:30:00Z">
            <w:rPr>
              <w:color w:val="auto"/>
              <w:sz w:val="28"/>
              <w:szCs w:val="28"/>
              <w:lang w:eastAsia="ru-RU"/>
            </w:rPr>
          </w:rPrChange>
        </w:rPr>
        <w:fldChar w:fldCharType="separate"/>
      </w:r>
      <w:r w:rsidRPr="00127E61">
        <w:rPr>
          <w:color w:val="auto"/>
          <w:sz w:val="28"/>
          <w:szCs w:val="28"/>
          <w:lang w:eastAsia="ru-RU"/>
          <w:rPrChange w:id="400" w:author="ASD" w:date="2016-05-26T18:30:00Z">
            <w:rPr>
              <w:color w:val="auto"/>
              <w:sz w:val="28"/>
              <w:szCs w:val="28"/>
              <w:lang w:eastAsia="ru-RU"/>
            </w:rPr>
          </w:rPrChange>
        </w:rPr>
        <w:t>гортань</w:t>
      </w:r>
      <w:r w:rsidRPr="00127E61">
        <w:rPr>
          <w:color w:val="auto"/>
          <w:sz w:val="28"/>
          <w:szCs w:val="28"/>
          <w:lang w:eastAsia="ru-RU"/>
          <w:rPrChange w:id="401" w:author="ASD" w:date="2016-05-26T18:30:00Z">
            <w:rPr>
              <w:color w:val="auto"/>
              <w:sz w:val="28"/>
              <w:szCs w:val="28"/>
              <w:lang w:eastAsia="ru-RU"/>
            </w:rPr>
          </w:rPrChange>
        </w:rPr>
        <w:fldChar w:fldCharType="end"/>
      </w:r>
      <w:r w:rsidRPr="00127E61">
        <w:rPr>
          <w:color w:val="auto"/>
          <w:sz w:val="28"/>
          <w:szCs w:val="28"/>
          <w:lang w:eastAsia="ru-RU"/>
          <w:rPrChange w:id="402" w:author="ASD" w:date="2016-05-26T18:30:00Z">
            <w:rPr>
              <w:color w:val="auto"/>
              <w:sz w:val="28"/>
              <w:szCs w:val="28"/>
              <w:lang w:eastAsia="ru-RU"/>
            </w:rPr>
          </w:rPrChange>
        </w:rPr>
        <w:t>, в </w:t>
      </w:r>
      <w:r w:rsidRPr="00127E61">
        <w:rPr>
          <w:color w:val="auto"/>
          <w:sz w:val="28"/>
          <w:szCs w:val="28"/>
          <w:lang w:eastAsia="ru-RU"/>
          <w:rPrChange w:id="403" w:author="ASD" w:date="2016-05-26T18:30:00Z">
            <w:rPr>
              <w:color w:val="auto"/>
              <w:sz w:val="28"/>
              <w:szCs w:val="28"/>
              <w:lang w:eastAsia="ru-RU"/>
            </w:rPr>
          </w:rPrChange>
        </w:rPr>
        <w:fldChar w:fldCharType="begin"/>
      </w:r>
      <w:r w:rsidRPr="00127E61">
        <w:rPr>
          <w:color w:val="auto"/>
          <w:sz w:val="28"/>
          <w:szCs w:val="28"/>
          <w:lang w:eastAsia="ru-RU"/>
          <w:rPrChange w:id="404" w:author="ASD" w:date="2016-05-26T18:30:00Z">
            <w:rPr>
              <w:color w:val="auto"/>
              <w:sz w:val="28"/>
              <w:szCs w:val="28"/>
              <w:lang w:eastAsia="ru-RU"/>
            </w:rPr>
          </w:rPrChange>
        </w:rPr>
        <w:instrText xml:space="preserve"> HYPERLINK "https://uk.wikipedia.org/wiki/%D0%A1%D0%B5%D1%87%D0%BE%D0%B2%D0%B8%D0%B9_%D0%BC%D1%96%D1%85%D1%83%D1%80" \o "Сечовий міхур" </w:instrText>
      </w:r>
      <w:r w:rsidRPr="00127E61">
        <w:rPr>
          <w:color w:val="auto"/>
          <w:sz w:val="28"/>
          <w:szCs w:val="28"/>
          <w:lang w:eastAsia="ru-RU"/>
          <w:rPrChange w:id="405" w:author="ASD" w:date="2016-05-26T18:30:00Z">
            <w:rPr>
              <w:color w:val="auto"/>
              <w:sz w:val="28"/>
              <w:szCs w:val="28"/>
              <w:lang w:eastAsia="ru-RU"/>
            </w:rPr>
          </w:rPrChange>
        </w:rPr>
        <w:fldChar w:fldCharType="separate"/>
      </w:r>
      <w:r w:rsidRPr="00127E61">
        <w:rPr>
          <w:color w:val="auto"/>
          <w:sz w:val="28"/>
          <w:szCs w:val="28"/>
          <w:lang w:eastAsia="ru-RU"/>
          <w:rPrChange w:id="406" w:author="ASD" w:date="2016-05-26T18:30:00Z">
            <w:rPr>
              <w:color w:val="auto"/>
              <w:sz w:val="28"/>
              <w:szCs w:val="28"/>
              <w:lang w:eastAsia="ru-RU"/>
            </w:rPr>
          </w:rPrChange>
        </w:rPr>
        <w:t>сечовий міхур</w:t>
      </w:r>
      <w:r w:rsidRPr="00127E61">
        <w:rPr>
          <w:color w:val="auto"/>
          <w:sz w:val="28"/>
          <w:szCs w:val="28"/>
          <w:lang w:eastAsia="ru-RU"/>
          <w:rPrChange w:id="407" w:author="ASD" w:date="2016-05-26T18:30:00Z">
            <w:rPr>
              <w:color w:val="auto"/>
              <w:sz w:val="28"/>
              <w:szCs w:val="28"/>
              <w:lang w:eastAsia="ru-RU"/>
            </w:rPr>
          </w:rPrChange>
        </w:rPr>
        <w:fldChar w:fldCharType="end"/>
      </w:r>
      <w:r w:rsidRPr="00127E61">
        <w:rPr>
          <w:color w:val="auto"/>
          <w:sz w:val="28"/>
          <w:szCs w:val="28"/>
          <w:lang w:eastAsia="ru-RU"/>
          <w:rPrChange w:id="408" w:author="ASD" w:date="2016-05-26T18:30:00Z">
            <w:rPr>
              <w:color w:val="auto"/>
              <w:sz w:val="28"/>
              <w:szCs w:val="28"/>
              <w:lang w:eastAsia="ru-RU"/>
            </w:rPr>
          </w:rPrChange>
        </w:rPr>
        <w:t> — через </w:t>
      </w:r>
      <w:r w:rsidRPr="00127E61">
        <w:rPr>
          <w:color w:val="auto"/>
          <w:sz w:val="28"/>
          <w:szCs w:val="28"/>
          <w:lang w:eastAsia="ru-RU"/>
          <w:rPrChange w:id="409" w:author="ASD" w:date="2016-05-26T18:30:00Z">
            <w:rPr>
              <w:color w:val="auto"/>
              <w:sz w:val="28"/>
              <w:szCs w:val="28"/>
              <w:lang w:eastAsia="ru-RU"/>
            </w:rPr>
          </w:rPrChange>
        </w:rPr>
        <w:fldChar w:fldCharType="begin"/>
      </w:r>
      <w:r w:rsidRPr="00127E61">
        <w:rPr>
          <w:color w:val="auto"/>
          <w:sz w:val="28"/>
          <w:szCs w:val="28"/>
          <w:lang w:eastAsia="ru-RU"/>
          <w:rPrChange w:id="410" w:author="ASD" w:date="2016-05-26T18:30:00Z">
            <w:rPr>
              <w:color w:val="auto"/>
              <w:sz w:val="28"/>
              <w:szCs w:val="28"/>
              <w:lang w:eastAsia="ru-RU"/>
            </w:rPr>
          </w:rPrChange>
        </w:rPr>
        <w:instrText xml:space="preserve"> HYPERLINK "https://uk.wikipedia.org/w/index.php?title=%D0%A1%D0%B5%D1%87%D0%BE%D0%B2%D0%B8%D0%B2%D1%96%D0%B4%D0%BD%D0%B8%D0%B9_%D0%BA%D0%B0%D0%BD%D0%B0%D0%BB&amp;action=edit&amp;redlink=1" \o "Сечовивідний канал (ще не написана)" </w:instrText>
      </w:r>
      <w:r w:rsidRPr="00127E61">
        <w:rPr>
          <w:color w:val="auto"/>
          <w:sz w:val="28"/>
          <w:szCs w:val="28"/>
          <w:lang w:eastAsia="ru-RU"/>
          <w:rPrChange w:id="411" w:author="ASD" w:date="2016-05-26T18:30:00Z">
            <w:rPr>
              <w:color w:val="auto"/>
              <w:sz w:val="28"/>
              <w:szCs w:val="28"/>
              <w:lang w:eastAsia="ru-RU"/>
            </w:rPr>
          </w:rPrChange>
        </w:rPr>
        <w:fldChar w:fldCharType="separate"/>
      </w:r>
      <w:r w:rsidRPr="00127E61">
        <w:rPr>
          <w:color w:val="auto"/>
          <w:sz w:val="28"/>
          <w:szCs w:val="28"/>
          <w:lang w:eastAsia="ru-RU"/>
          <w:rPrChange w:id="412" w:author="ASD" w:date="2016-05-26T18:30:00Z">
            <w:rPr>
              <w:color w:val="auto"/>
              <w:sz w:val="28"/>
              <w:szCs w:val="28"/>
              <w:lang w:eastAsia="ru-RU"/>
            </w:rPr>
          </w:rPrChange>
        </w:rPr>
        <w:t>сечовивідний канал</w:t>
      </w:r>
      <w:r w:rsidRPr="00127E61">
        <w:rPr>
          <w:color w:val="auto"/>
          <w:sz w:val="28"/>
          <w:szCs w:val="28"/>
          <w:lang w:eastAsia="ru-RU"/>
          <w:rPrChange w:id="413" w:author="ASD" w:date="2016-05-26T18:30:00Z">
            <w:rPr>
              <w:color w:val="auto"/>
              <w:sz w:val="28"/>
              <w:szCs w:val="28"/>
              <w:lang w:eastAsia="ru-RU"/>
            </w:rPr>
          </w:rPrChange>
        </w:rPr>
        <w:fldChar w:fldCharType="end"/>
      </w:r>
      <w:r w:rsidRPr="00127E61">
        <w:rPr>
          <w:color w:val="auto"/>
          <w:sz w:val="28"/>
          <w:szCs w:val="28"/>
          <w:lang w:eastAsia="ru-RU"/>
          <w:rPrChange w:id="414" w:author="ASD" w:date="2016-05-26T18:30:00Z">
            <w:rPr>
              <w:color w:val="auto"/>
              <w:sz w:val="28"/>
              <w:szCs w:val="28"/>
              <w:lang w:eastAsia="ru-RU"/>
            </w:rPr>
          </w:rPrChange>
        </w:rPr>
        <w:t>, хоча в деяких випадках введення ендоскопа вимагає хірургічного створення розрізу в тілі — тоді говорять про травматичну ендоскопію.</w:t>
      </w:r>
    </w:p>
    <w:p w:rsidR="009E2012" w:rsidRPr="00127E61" w:rsidRDefault="009E2012" w:rsidP="00D902DF">
      <w:pPr>
        <w:pStyle w:val="a9"/>
        <w:shd w:val="clear" w:color="auto" w:fill="FFFFFF"/>
        <w:spacing w:before="120" w:beforeAutospacing="0" w:after="120" w:afterAutospacing="0" w:line="360" w:lineRule="auto"/>
        <w:ind w:firstLine="630"/>
        <w:rPr>
          <w:color w:val="auto"/>
          <w:sz w:val="28"/>
          <w:szCs w:val="28"/>
          <w:lang w:eastAsia="ru-RU"/>
          <w:rPrChange w:id="415" w:author="ASD" w:date="2016-05-26T18:30:00Z">
            <w:rPr>
              <w:color w:val="auto"/>
              <w:sz w:val="28"/>
              <w:szCs w:val="28"/>
              <w:lang w:eastAsia="ru-RU"/>
            </w:rPr>
          </w:rPrChange>
        </w:rPr>
      </w:pPr>
      <w:r w:rsidRPr="00127E61">
        <w:rPr>
          <w:color w:val="auto"/>
          <w:sz w:val="28"/>
          <w:szCs w:val="28"/>
          <w:lang w:eastAsia="ru-RU"/>
          <w:rPrChange w:id="416" w:author="ASD" w:date="2016-05-26T18:30:00Z">
            <w:rPr>
              <w:color w:val="auto"/>
              <w:sz w:val="28"/>
              <w:szCs w:val="28"/>
              <w:lang w:eastAsia="ru-RU"/>
            </w:rPr>
          </w:rPrChange>
        </w:rPr>
        <w:t>Медичний ендоскоп призначений для огляду порожнини і внутрішньої поверхні:</w:t>
      </w:r>
    </w:p>
    <w:p w:rsidR="009E2012" w:rsidRPr="00127E61" w:rsidRDefault="009E2012" w:rsidP="00BF72C3">
      <w:pPr>
        <w:numPr>
          <w:ilvl w:val="0"/>
          <w:numId w:val="28"/>
        </w:numPr>
        <w:shd w:val="clear" w:color="auto" w:fill="FFFFFF"/>
        <w:spacing w:before="100" w:beforeAutospacing="1" w:after="24" w:line="360" w:lineRule="auto"/>
        <w:rPr>
          <w:sz w:val="28"/>
          <w:szCs w:val="28"/>
          <w:lang w:val="uk-UA"/>
          <w:rPrChange w:id="417" w:author="ASD" w:date="2016-05-26T18:30:00Z">
            <w:rPr>
              <w:sz w:val="28"/>
              <w:szCs w:val="28"/>
              <w:lang w:val="uk-UA"/>
            </w:rPr>
          </w:rPrChange>
        </w:rPr>
      </w:pPr>
      <w:r w:rsidRPr="00127E61">
        <w:rPr>
          <w:sz w:val="28"/>
          <w:szCs w:val="28"/>
          <w:lang w:val="uk-UA"/>
          <w:rPrChange w:id="418" w:author="ASD" w:date="2016-05-26T18:30:00Z">
            <w:rPr>
              <w:sz w:val="28"/>
              <w:szCs w:val="28"/>
              <w:lang w:val="uk-UA"/>
            </w:rPr>
          </w:rPrChange>
        </w:rPr>
        <w:t>стравоходу зветься </w:t>
      </w:r>
      <w:r w:rsidRPr="00127E61">
        <w:rPr>
          <w:sz w:val="28"/>
          <w:szCs w:val="28"/>
          <w:lang w:val="uk-UA"/>
          <w:rPrChange w:id="419" w:author="ASD" w:date="2016-05-26T18:30:00Z">
            <w:rPr>
              <w:sz w:val="28"/>
              <w:szCs w:val="28"/>
              <w:lang w:val="uk-UA"/>
            </w:rPr>
          </w:rPrChange>
        </w:rPr>
        <w:fldChar w:fldCharType="begin"/>
      </w:r>
      <w:r w:rsidRPr="00127E61">
        <w:rPr>
          <w:sz w:val="28"/>
          <w:szCs w:val="28"/>
          <w:lang w:val="uk-UA"/>
          <w:rPrChange w:id="420" w:author="ASD" w:date="2016-05-26T18:30:00Z">
            <w:rPr>
              <w:sz w:val="28"/>
              <w:szCs w:val="28"/>
              <w:lang w:val="uk-UA"/>
            </w:rPr>
          </w:rPrChange>
        </w:rPr>
        <w:instrText xml:space="preserve"> HYPERLINK "https://uk.wikipedia.org/wiki/%D0%93%D0%B0%D1%81%D1%82%D1%80%D0%BE%D1%81%D0%BA%D0%BE%D0%BF" \o "Гастроскоп" </w:instrText>
      </w:r>
      <w:r w:rsidRPr="00127E61">
        <w:rPr>
          <w:sz w:val="28"/>
          <w:szCs w:val="28"/>
          <w:lang w:val="uk-UA"/>
          <w:rPrChange w:id="421" w:author="ASD" w:date="2016-05-26T18:30:00Z">
            <w:rPr>
              <w:sz w:val="28"/>
              <w:szCs w:val="28"/>
              <w:lang w:val="uk-UA"/>
            </w:rPr>
          </w:rPrChange>
        </w:rPr>
        <w:fldChar w:fldCharType="separate"/>
      </w:r>
      <w:r w:rsidRPr="00127E61">
        <w:rPr>
          <w:sz w:val="28"/>
          <w:szCs w:val="28"/>
          <w:lang w:val="uk-UA"/>
          <w:rPrChange w:id="422" w:author="ASD" w:date="2016-05-26T18:30:00Z">
            <w:rPr>
              <w:sz w:val="28"/>
              <w:szCs w:val="28"/>
              <w:lang w:val="uk-UA"/>
            </w:rPr>
          </w:rPrChange>
        </w:rPr>
        <w:t>езофагоскоп</w:t>
      </w:r>
      <w:r w:rsidRPr="00127E61">
        <w:rPr>
          <w:sz w:val="28"/>
          <w:szCs w:val="28"/>
          <w:lang w:val="uk-UA"/>
          <w:rPrChange w:id="423" w:author="ASD" w:date="2016-05-26T18:30:00Z">
            <w:rPr>
              <w:sz w:val="28"/>
              <w:szCs w:val="28"/>
              <w:lang w:val="uk-UA"/>
            </w:rPr>
          </w:rPrChange>
        </w:rPr>
        <w:fldChar w:fldCharType="end"/>
      </w:r>
      <w:r w:rsidRPr="00127E61">
        <w:rPr>
          <w:sz w:val="28"/>
          <w:szCs w:val="28"/>
          <w:lang w:val="uk-UA"/>
          <w:rPrChange w:id="424" w:author="ASD" w:date="2016-05-26T18:30:00Z">
            <w:rPr>
              <w:sz w:val="28"/>
              <w:szCs w:val="28"/>
              <w:lang w:val="uk-UA"/>
            </w:rPr>
          </w:rPrChange>
        </w:rPr>
        <w:t>,</w:t>
      </w:r>
    </w:p>
    <w:p w:rsidR="009E2012" w:rsidRPr="00127E61" w:rsidRDefault="009E2012" w:rsidP="00BF72C3">
      <w:pPr>
        <w:numPr>
          <w:ilvl w:val="0"/>
          <w:numId w:val="28"/>
        </w:numPr>
        <w:shd w:val="clear" w:color="auto" w:fill="FFFFFF"/>
        <w:spacing w:before="100" w:beforeAutospacing="1" w:after="24" w:line="360" w:lineRule="auto"/>
        <w:rPr>
          <w:sz w:val="28"/>
          <w:szCs w:val="28"/>
          <w:lang w:val="uk-UA"/>
          <w:rPrChange w:id="425" w:author="ASD" w:date="2016-05-26T18:30:00Z">
            <w:rPr>
              <w:sz w:val="28"/>
              <w:szCs w:val="28"/>
              <w:lang w:val="uk-UA"/>
            </w:rPr>
          </w:rPrChange>
        </w:rPr>
      </w:pPr>
      <w:proofErr w:type="spellStart"/>
      <w:r w:rsidRPr="00127E61">
        <w:rPr>
          <w:sz w:val="28"/>
          <w:szCs w:val="28"/>
          <w:lang w:val="uk-UA"/>
          <w:rPrChange w:id="426" w:author="ASD" w:date="2016-05-26T18:30:00Z">
            <w:rPr>
              <w:sz w:val="28"/>
              <w:szCs w:val="28"/>
              <w:lang w:val="uk-UA"/>
            </w:rPr>
          </w:rPrChange>
        </w:rPr>
        <w:t>шлунка</w:t>
      </w:r>
      <w:proofErr w:type="spellEnd"/>
      <w:r w:rsidRPr="00127E61">
        <w:rPr>
          <w:sz w:val="28"/>
          <w:szCs w:val="28"/>
          <w:lang w:val="uk-UA"/>
          <w:rPrChange w:id="427" w:author="ASD" w:date="2016-05-26T18:30:00Z">
            <w:rPr>
              <w:sz w:val="28"/>
              <w:szCs w:val="28"/>
              <w:lang w:val="uk-UA"/>
            </w:rPr>
          </w:rPrChange>
        </w:rPr>
        <w:t> — </w:t>
      </w:r>
      <w:r w:rsidRPr="00127E61">
        <w:rPr>
          <w:sz w:val="28"/>
          <w:szCs w:val="28"/>
          <w:lang w:val="uk-UA"/>
          <w:rPrChange w:id="428" w:author="ASD" w:date="2016-05-26T18:30:00Z">
            <w:rPr>
              <w:sz w:val="28"/>
              <w:szCs w:val="28"/>
              <w:lang w:val="uk-UA"/>
            </w:rPr>
          </w:rPrChange>
        </w:rPr>
        <w:fldChar w:fldCharType="begin"/>
      </w:r>
      <w:r w:rsidRPr="00127E61">
        <w:rPr>
          <w:sz w:val="28"/>
          <w:szCs w:val="28"/>
          <w:lang w:val="uk-UA"/>
          <w:rPrChange w:id="429" w:author="ASD" w:date="2016-05-26T18:30:00Z">
            <w:rPr>
              <w:sz w:val="28"/>
              <w:szCs w:val="28"/>
              <w:lang w:val="uk-UA"/>
            </w:rPr>
          </w:rPrChange>
        </w:rPr>
        <w:instrText xml:space="preserve"> HYPERLINK "https://uk.wikipedia.org/wiki/%D0%93%D0%B0%D1%81%D1%82%D1%80%D0%BE%D1%81%D0%BA%D0%BE%D0%BF" \o "Гастроскоп" </w:instrText>
      </w:r>
      <w:r w:rsidRPr="00127E61">
        <w:rPr>
          <w:sz w:val="28"/>
          <w:szCs w:val="28"/>
          <w:lang w:val="uk-UA"/>
          <w:rPrChange w:id="430" w:author="ASD" w:date="2016-05-26T18:30:00Z">
            <w:rPr>
              <w:sz w:val="28"/>
              <w:szCs w:val="28"/>
              <w:lang w:val="uk-UA"/>
            </w:rPr>
          </w:rPrChange>
        </w:rPr>
        <w:fldChar w:fldCharType="separate"/>
      </w:r>
      <w:r w:rsidRPr="00127E61">
        <w:rPr>
          <w:sz w:val="28"/>
          <w:szCs w:val="28"/>
          <w:lang w:val="uk-UA"/>
          <w:rPrChange w:id="431" w:author="ASD" w:date="2016-05-26T18:30:00Z">
            <w:rPr>
              <w:sz w:val="28"/>
              <w:szCs w:val="28"/>
              <w:lang w:val="uk-UA"/>
            </w:rPr>
          </w:rPrChange>
        </w:rPr>
        <w:t>гастроскоп</w:t>
      </w:r>
      <w:r w:rsidRPr="00127E61">
        <w:rPr>
          <w:sz w:val="28"/>
          <w:szCs w:val="28"/>
          <w:lang w:val="uk-UA"/>
          <w:rPrChange w:id="432" w:author="ASD" w:date="2016-05-26T18:30:00Z">
            <w:rPr>
              <w:sz w:val="28"/>
              <w:szCs w:val="28"/>
              <w:lang w:val="uk-UA"/>
            </w:rPr>
          </w:rPrChange>
        </w:rPr>
        <w:fldChar w:fldCharType="end"/>
      </w:r>
      <w:r w:rsidRPr="00127E61">
        <w:rPr>
          <w:sz w:val="28"/>
          <w:szCs w:val="28"/>
          <w:lang w:val="uk-UA"/>
          <w:rPrChange w:id="433" w:author="ASD" w:date="2016-05-26T18:30:00Z">
            <w:rPr>
              <w:sz w:val="28"/>
              <w:szCs w:val="28"/>
              <w:lang w:val="uk-UA"/>
            </w:rPr>
          </w:rPrChange>
        </w:rPr>
        <w:t>,</w:t>
      </w:r>
    </w:p>
    <w:p w:rsidR="009E2012" w:rsidRPr="00127E61" w:rsidRDefault="009E2012" w:rsidP="00BF72C3">
      <w:pPr>
        <w:numPr>
          <w:ilvl w:val="0"/>
          <w:numId w:val="28"/>
        </w:numPr>
        <w:shd w:val="clear" w:color="auto" w:fill="FFFFFF"/>
        <w:spacing w:before="100" w:beforeAutospacing="1" w:after="24" w:line="360" w:lineRule="auto"/>
        <w:rPr>
          <w:sz w:val="28"/>
          <w:szCs w:val="28"/>
          <w:lang w:val="uk-UA"/>
          <w:rPrChange w:id="434" w:author="ASD" w:date="2016-05-26T18:30:00Z">
            <w:rPr>
              <w:sz w:val="28"/>
              <w:szCs w:val="28"/>
              <w:lang w:val="uk-UA"/>
            </w:rPr>
          </w:rPrChange>
        </w:rPr>
      </w:pPr>
      <w:r w:rsidRPr="00127E61">
        <w:rPr>
          <w:sz w:val="28"/>
          <w:szCs w:val="28"/>
          <w:lang w:val="uk-UA"/>
          <w:rPrChange w:id="435" w:author="ASD" w:date="2016-05-26T18:30:00Z">
            <w:rPr>
              <w:sz w:val="28"/>
              <w:szCs w:val="28"/>
              <w:lang w:val="uk-UA"/>
            </w:rPr>
          </w:rPrChange>
        </w:rPr>
        <w:t>12-палої кишки — </w:t>
      </w:r>
      <w:proofErr w:type="spellStart"/>
      <w:r w:rsidRPr="00127E61">
        <w:rPr>
          <w:sz w:val="28"/>
          <w:szCs w:val="28"/>
          <w:lang w:val="uk-UA"/>
          <w:rPrChange w:id="436" w:author="ASD" w:date="2016-05-26T18:30:00Z">
            <w:rPr>
              <w:sz w:val="28"/>
              <w:szCs w:val="28"/>
              <w:lang w:val="uk-UA"/>
            </w:rPr>
          </w:rPrChange>
        </w:rPr>
        <w:fldChar w:fldCharType="begin"/>
      </w:r>
      <w:r w:rsidRPr="00127E61">
        <w:rPr>
          <w:sz w:val="28"/>
          <w:szCs w:val="28"/>
          <w:lang w:val="uk-UA"/>
          <w:rPrChange w:id="437" w:author="ASD" w:date="2016-05-26T18:30:00Z">
            <w:rPr>
              <w:sz w:val="28"/>
              <w:szCs w:val="28"/>
              <w:lang w:val="uk-UA"/>
            </w:rPr>
          </w:rPrChange>
        </w:rPr>
        <w:instrText xml:space="preserve"> HYPERLINK "https://uk.wikipedia.org/wiki/%D0%93%D0%B0%D1%81%D1%82%D1%80%D0%BE%D1%81%D0%BA%D0%BE%D0%BF" \o "Гастроскоп" </w:instrText>
      </w:r>
      <w:r w:rsidRPr="00127E61">
        <w:rPr>
          <w:sz w:val="28"/>
          <w:szCs w:val="28"/>
          <w:lang w:val="uk-UA"/>
          <w:rPrChange w:id="438" w:author="ASD" w:date="2016-05-26T18:30:00Z">
            <w:rPr>
              <w:sz w:val="28"/>
              <w:szCs w:val="28"/>
              <w:lang w:val="uk-UA"/>
            </w:rPr>
          </w:rPrChange>
        </w:rPr>
        <w:fldChar w:fldCharType="separate"/>
      </w:r>
      <w:r w:rsidRPr="00127E61">
        <w:rPr>
          <w:sz w:val="28"/>
          <w:szCs w:val="28"/>
          <w:lang w:val="uk-UA"/>
          <w:rPrChange w:id="439" w:author="ASD" w:date="2016-05-26T18:30:00Z">
            <w:rPr>
              <w:sz w:val="28"/>
              <w:szCs w:val="28"/>
              <w:lang w:val="uk-UA"/>
            </w:rPr>
          </w:rPrChange>
        </w:rPr>
        <w:t>дуоденоскоп</w:t>
      </w:r>
      <w:proofErr w:type="spellEnd"/>
      <w:r w:rsidRPr="00127E61">
        <w:rPr>
          <w:sz w:val="28"/>
          <w:szCs w:val="28"/>
          <w:lang w:val="uk-UA"/>
          <w:rPrChange w:id="440" w:author="ASD" w:date="2016-05-26T18:30:00Z">
            <w:rPr>
              <w:sz w:val="28"/>
              <w:szCs w:val="28"/>
              <w:lang w:val="uk-UA"/>
            </w:rPr>
          </w:rPrChange>
        </w:rPr>
        <w:fldChar w:fldCharType="end"/>
      </w:r>
      <w:r w:rsidRPr="00127E61">
        <w:rPr>
          <w:sz w:val="28"/>
          <w:szCs w:val="28"/>
          <w:lang w:val="uk-UA"/>
          <w:rPrChange w:id="441" w:author="ASD" w:date="2016-05-26T18:30:00Z">
            <w:rPr>
              <w:sz w:val="28"/>
              <w:szCs w:val="28"/>
              <w:lang w:val="uk-UA"/>
            </w:rPr>
          </w:rPrChange>
        </w:rPr>
        <w:t>,</w:t>
      </w:r>
    </w:p>
    <w:p w:rsidR="009E2012" w:rsidRPr="00127E61" w:rsidRDefault="009E2012" w:rsidP="00BF72C3">
      <w:pPr>
        <w:numPr>
          <w:ilvl w:val="0"/>
          <w:numId w:val="28"/>
        </w:numPr>
        <w:shd w:val="clear" w:color="auto" w:fill="FFFFFF"/>
        <w:spacing w:before="100" w:beforeAutospacing="1" w:after="24" w:line="360" w:lineRule="auto"/>
        <w:rPr>
          <w:sz w:val="28"/>
          <w:szCs w:val="28"/>
          <w:lang w:val="uk-UA"/>
          <w:rPrChange w:id="442" w:author="ASD" w:date="2016-05-26T18:30:00Z">
            <w:rPr>
              <w:sz w:val="28"/>
              <w:szCs w:val="28"/>
              <w:lang w:val="uk-UA"/>
            </w:rPr>
          </w:rPrChange>
        </w:rPr>
      </w:pPr>
      <w:r w:rsidRPr="00127E61">
        <w:rPr>
          <w:sz w:val="28"/>
          <w:szCs w:val="28"/>
          <w:lang w:val="uk-UA"/>
          <w:rPrChange w:id="443" w:author="ASD" w:date="2016-05-26T18:30:00Z">
            <w:rPr>
              <w:sz w:val="28"/>
              <w:szCs w:val="28"/>
              <w:lang w:val="uk-UA"/>
            </w:rPr>
          </w:rPrChange>
        </w:rPr>
        <w:t>товстої кишки — </w:t>
      </w:r>
      <w:proofErr w:type="spellStart"/>
      <w:r w:rsidRPr="00127E61">
        <w:rPr>
          <w:sz w:val="28"/>
          <w:szCs w:val="28"/>
          <w:lang w:val="uk-UA"/>
          <w:rPrChange w:id="444" w:author="ASD" w:date="2016-05-26T18:30:00Z">
            <w:rPr>
              <w:sz w:val="28"/>
              <w:szCs w:val="28"/>
              <w:lang w:val="uk-UA"/>
            </w:rPr>
          </w:rPrChange>
        </w:rPr>
        <w:fldChar w:fldCharType="begin"/>
      </w:r>
      <w:r w:rsidRPr="00127E61">
        <w:rPr>
          <w:sz w:val="28"/>
          <w:szCs w:val="28"/>
          <w:lang w:val="uk-UA"/>
          <w:rPrChange w:id="445" w:author="ASD" w:date="2016-05-26T18:30:00Z">
            <w:rPr>
              <w:sz w:val="28"/>
              <w:szCs w:val="28"/>
              <w:lang w:val="uk-UA"/>
            </w:rPr>
          </w:rPrChange>
        </w:rPr>
        <w:instrText xml:space="preserve"> HYPERLINK "https://uk.wikipedia.org/w/index.php?title=%D0%9A%D0%BE%D0%BB%D0%BE%D0%BD%D0%BE%D1%81%D0%BA%D0%BE%D0%BF&amp;action=edit&amp;redlink=1" \o "Колоноскоп (ще не написана)" </w:instrText>
      </w:r>
      <w:r w:rsidRPr="00127E61">
        <w:rPr>
          <w:sz w:val="28"/>
          <w:szCs w:val="28"/>
          <w:lang w:val="uk-UA"/>
          <w:rPrChange w:id="446" w:author="ASD" w:date="2016-05-26T18:30:00Z">
            <w:rPr>
              <w:sz w:val="28"/>
              <w:szCs w:val="28"/>
              <w:lang w:val="uk-UA"/>
            </w:rPr>
          </w:rPrChange>
        </w:rPr>
        <w:fldChar w:fldCharType="separate"/>
      </w:r>
      <w:r w:rsidRPr="00127E61">
        <w:rPr>
          <w:sz w:val="28"/>
          <w:szCs w:val="28"/>
          <w:lang w:val="uk-UA"/>
          <w:rPrChange w:id="447" w:author="ASD" w:date="2016-05-26T18:30:00Z">
            <w:rPr>
              <w:sz w:val="28"/>
              <w:szCs w:val="28"/>
              <w:lang w:val="uk-UA"/>
            </w:rPr>
          </w:rPrChange>
        </w:rPr>
        <w:t>колоноскоп</w:t>
      </w:r>
      <w:proofErr w:type="spellEnd"/>
      <w:r w:rsidRPr="00127E61">
        <w:rPr>
          <w:sz w:val="28"/>
          <w:szCs w:val="28"/>
          <w:lang w:val="uk-UA"/>
          <w:rPrChange w:id="448" w:author="ASD" w:date="2016-05-26T18:30:00Z">
            <w:rPr>
              <w:sz w:val="28"/>
              <w:szCs w:val="28"/>
              <w:lang w:val="uk-UA"/>
            </w:rPr>
          </w:rPrChange>
        </w:rPr>
        <w:fldChar w:fldCharType="end"/>
      </w:r>
      <w:r w:rsidRPr="00127E61">
        <w:rPr>
          <w:sz w:val="28"/>
          <w:szCs w:val="28"/>
          <w:lang w:val="uk-UA"/>
          <w:rPrChange w:id="449" w:author="ASD" w:date="2016-05-26T18:30:00Z">
            <w:rPr>
              <w:sz w:val="28"/>
              <w:szCs w:val="28"/>
              <w:lang w:val="uk-UA"/>
            </w:rPr>
          </w:rPrChange>
        </w:rPr>
        <w:t>,</w:t>
      </w:r>
    </w:p>
    <w:p w:rsidR="009E2012" w:rsidRPr="00127E61" w:rsidRDefault="009E2012" w:rsidP="00BF72C3">
      <w:pPr>
        <w:numPr>
          <w:ilvl w:val="0"/>
          <w:numId w:val="28"/>
        </w:numPr>
        <w:shd w:val="clear" w:color="auto" w:fill="FFFFFF"/>
        <w:spacing w:before="100" w:beforeAutospacing="1" w:after="24" w:line="360" w:lineRule="auto"/>
        <w:rPr>
          <w:sz w:val="28"/>
          <w:szCs w:val="28"/>
          <w:lang w:val="uk-UA"/>
          <w:rPrChange w:id="450" w:author="ASD" w:date="2016-05-26T18:30:00Z">
            <w:rPr>
              <w:sz w:val="28"/>
              <w:szCs w:val="28"/>
              <w:lang w:val="uk-UA"/>
            </w:rPr>
          </w:rPrChange>
        </w:rPr>
      </w:pPr>
      <w:r w:rsidRPr="00127E61">
        <w:rPr>
          <w:sz w:val="28"/>
          <w:szCs w:val="28"/>
          <w:lang w:val="uk-UA"/>
          <w:rPrChange w:id="451" w:author="ASD" w:date="2016-05-26T18:30:00Z">
            <w:rPr>
              <w:sz w:val="28"/>
              <w:szCs w:val="28"/>
              <w:lang w:val="uk-UA"/>
            </w:rPr>
          </w:rPrChange>
        </w:rPr>
        <w:lastRenderedPageBreak/>
        <w:t>сечового міхура — </w:t>
      </w:r>
      <w:r w:rsidRPr="00127E61">
        <w:rPr>
          <w:sz w:val="28"/>
          <w:szCs w:val="28"/>
          <w:lang w:val="uk-UA"/>
          <w:rPrChange w:id="452" w:author="ASD" w:date="2016-05-26T18:30:00Z">
            <w:rPr>
              <w:sz w:val="28"/>
              <w:szCs w:val="28"/>
              <w:lang w:val="uk-UA"/>
            </w:rPr>
          </w:rPrChange>
        </w:rPr>
        <w:fldChar w:fldCharType="begin"/>
      </w:r>
      <w:r w:rsidRPr="00127E61">
        <w:rPr>
          <w:sz w:val="28"/>
          <w:szCs w:val="28"/>
          <w:lang w:val="uk-UA"/>
          <w:rPrChange w:id="453" w:author="ASD" w:date="2016-05-26T18:30:00Z">
            <w:rPr>
              <w:sz w:val="28"/>
              <w:szCs w:val="28"/>
              <w:lang w:val="uk-UA"/>
            </w:rPr>
          </w:rPrChange>
        </w:rPr>
        <w:instrText xml:space="preserve"> HYPERLINK "https://uk.wikipedia.org/w/index.php?title=%D0%A6%D0%B8%D1%81%D1%82%D0%BE%D1%81%D0%BA%D0%BE%D0%BF&amp;action=edit&amp;redlink=1" \o "Цистоскоп (ще не написана)" </w:instrText>
      </w:r>
      <w:r w:rsidRPr="00127E61">
        <w:rPr>
          <w:sz w:val="28"/>
          <w:szCs w:val="28"/>
          <w:lang w:val="uk-UA"/>
          <w:rPrChange w:id="454" w:author="ASD" w:date="2016-05-26T18:30:00Z">
            <w:rPr>
              <w:sz w:val="28"/>
              <w:szCs w:val="28"/>
              <w:lang w:val="uk-UA"/>
            </w:rPr>
          </w:rPrChange>
        </w:rPr>
        <w:fldChar w:fldCharType="separate"/>
      </w:r>
      <w:r w:rsidRPr="00127E61">
        <w:rPr>
          <w:sz w:val="28"/>
          <w:szCs w:val="28"/>
          <w:lang w:val="uk-UA"/>
          <w:rPrChange w:id="455" w:author="ASD" w:date="2016-05-26T18:30:00Z">
            <w:rPr>
              <w:sz w:val="28"/>
              <w:szCs w:val="28"/>
              <w:lang w:val="uk-UA"/>
            </w:rPr>
          </w:rPrChange>
        </w:rPr>
        <w:t>цистоскоп</w:t>
      </w:r>
      <w:r w:rsidRPr="00127E61">
        <w:rPr>
          <w:sz w:val="28"/>
          <w:szCs w:val="28"/>
          <w:lang w:val="uk-UA"/>
          <w:rPrChange w:id="456" w:author="ASD" w:date="2016-05-26T18:30:00Z">
            <w:rPr>
              <w:sz w:val="28"/>
              <w:szCs w:val="28"/>
              <w:lang w:val="uk-UA"/>
            </w:rPr>
          </w:rPrChange>
        </w:rPr>
        <w:fldChar w:fldCharType="end"/>
      </w:r>
      <w:r w:rsidRPr="00127E61">
        <w:rPr>
          <w:sz w:val="28"/>
          <w:szCs w:val="28"/>
          <w:lang w:val="uk-UA"/>
          <w:rPrChange w:id="457" w:author="ASD" w:date="2016-05-26T18:30:00Z">
            <w:rPr>
              <w:sz w:val="28"/>
              <w:szCs w:val="28"/>
              <w:lang w:val="uk-UA"/>
            </w:rPr>
          </w:rPrChange>
        </w:rPr>
        <w:t>,</w:t>
      </w:r>
    </w:p>
    <w:p w:rsidR="009E2012" w:rsidRPr="00127E61" w:rsidRDefault="009E2012" w:rsidP="00BF72C3">
      <w:pPr>
        <w:numPr>
          <w:ilvl w:val="0"/>
          <w:numId w:val="28"/>
        </w:numPr>
        <w:shd w:val="clear" w:color="auto" w:fill="FFFFFF"/>
        <w:spacing w:before="100" w:beforeAutospacing="1" w:after="24" w:line="360" w:lineRule="auto"/>
        <w:rPr>
          <w:sz w:val="28"/>
          <w:szCs w:val="28"/>
          <w:lang w:val="uk-UA"/>
          <w:rPrChange w:id="458" w:author="ASD" w:date="2016-05-26T18:30:00Z">
            <w:rPr>
              <w:sz w:val="28"/>
              <w:szCs w:val="28"/>
              <w:lang w:val="uk-UA"/>
            </w:rPr>
          </w:rPrChange>
        </w:rPr>
        <w:pPrChange w:id="459" w:author="ASD" w:date="2016-05-26T18:41:00Z">
          <w:pPr>
            <w:numPr>
              <w:numId w:val="28"/>
            </w:numPr>
            <w:shd w:val="clear" w:color="auto" w:fill="FFFFFF"/>
            <w:tabs>
              <w:tab w:val="num" w:pos="720"/>
            </w:tabs>
            <w:spacing w:before="100" w:beforeAutospacing="1" w:after="24" w:line="360" w:lineRule="auto"/>
            <w:ind w:left="720" w:hanging="360"/>
          </w:pPr>
        </w:pPrChange>
      </w:pPr>
      <w:r w:rsidRPr="00127E61">
        <w:rPr>
          <w:sz w:val="28"/>
          <w:szCs w:val="28"/>
          <w:lang w:val="uk-UA"/>
          <w:rPrChange w:id="460" w:author="ASD" w:date="2016-05-26T18:30:00Z">
            <w:rPr>
              <w:sz w:val="28"/>
              <w:szCs w:val="28"/>
              <w:lang w:val="uk-UA"/>
            </w:rPr>
          </w:rPrChange>
        </w:rPr>
        <w:t>суглобів — </w:t>
      </w:r>
      <w:proofErr w:type="spellStart"/>
      <w:r w:rsidRPr="00127E61">
        <w:rPr>
          <w:sz w:val="28"/>
          <w:szCs w:val="28"/>
          <w:lang w:val="uk-UA"/>
          <w:rPrChange w:id="461" w:author="ASD" w:date="2016-05-26T18:30:00Z">
            <w:rPr>
              <w:sz w:val="28"/>
              <w:szCs w:val="28"/>
              <w:lang w:val="uk-UA"/>
            </w:rPr>
          </w:rPrChange>
        </w:rPr>
        <w:fldChar w:fldCharType="begin"/>
      </w:r>
      <w:r w:rsidRPr="00127E61">
        <w:rPr>
          <w:sz w:val="28"/>
          <w:szCs w:val="28"/>
          <w:lang w:val="uk-UA"/>
          <w:rPrChange w:id="462" w:author="ASD" w:date="2016-05-26T18:30:00Z">
            <w:rPr>
              <w:sz w:val="28"/>
              <w:szCs w:val="28"/>
              <w:lang w:val="uk-UA"/>
            </w:rPr>
          </w:rPrChange>
        </w:rPr>
        <w:instrText xml:space="preserve"> HYPERLINK "https://uk.wikipedia.org/wiki/%D0%90%D1%80%D1%82%D1%80%D0%BE%D1%81%D0%BA%D0%BE%D0%BF" \o "Артроскоп" </w:instrText>
      </w:r>
      <w:r w:rsidRPr="00127E61">
        <w:rPr>
          <w:sz w:val="28"/>
          <w:szCs w:val="28"/>
          <w:lang w:val="uk-UA"/>
          <w:rPrChange w:id="463" w:author="ASD" w:date="2016-05-26T18:30:00Z">
            <w:rPr>
              <w:sz w:val="28"/>
              <w:szCs w:val="28"/>
              <w:lang w:val="uk-UA"/>
            </w:rPr>
          </w:rPrChange>
        </w:rPr>
        <w:fldChar w:fldCharType="separate"/>
      </w:r>
      <w:r w:rsidRPr="00127E61">
        <w:rPr>
          <w:sz w:val="28"/>
          <w:szCs w:val="28"/>
          <w:lang w:val="uk-UA"/>
          <w:rPrChange w:id="464" w:author="ASD" w:date="2016-05-26T18:30:00Z">
            <w:rPr>
              <w:sz w:val="28"/>
              <w:szCs w:val="28"/>
              <w:lang w:val="uk-UA"/>
            </w:rPr>
          </w:rPrChange>
        </w:rPr>
        <w:t>артроскоп</w:t>
      </w:r>
      <w:proofErr w:type="spellEnd"/>
      <w:r w:rsidRPr="00127E61">
        <w:rPr>
          <w:sz w:val="28"/>
          <w:szCs w:val="28"/>
          <w:lang w:val="uk-UA"/>
          <w:rPrChange w:id="465" w:author="ASD" w:date="2016-05-26T18:30:00Z">
            <w:rPr>
              <w:sz w:val="28"/>
              <w:szCs w:val="28"/>
              <w:lang w:val="uk-UA"/>
            </w:rPr>
          </w:rPrChange>
        </w:rPr>
        <w:fldChar w:fldCharType="end"/>
      </w:r>
      <w:r w:rsidRPr="00127E61">
        <w:rPr>
          <w:sz w:val="28"/>
          <w:szCs w:val="28"/>
          <w:lang w:val="uk-UA"/>
          <w:rPrChange w:id="466" w:author="ASD" w:date="2016-05-26T18:30:00Z">
            <w:rPr>
              <w:sz w:val="28"/>
              <w:szCs w:val="28"/>
              <w:lang w:val="uk-UA"/>
            </w:rPr>
          </w:rPrChange>
        </w:rPr>
        <w:t>,</w:t>
      </w:r>
    </w:p>
    <w:p w:rsidR="009E2012" w:rsidRPr="00127E61" w:rsidRDefault="009E2012" w:rsidP="00BF72C3">
      <w:pPr>
        <w:numPr>
          <w:ilvl w:val="0"/>
          <w:numId w:val="28"/>
        </w:numPr>
        <w:shd w:val="clear" w:color="auto" w:fill="FFFFFF"/>
        <w:spacing w:before="100" w:beforeAutospacing="1" w:after="24" w:line="360" w:lineRule="auto"/>
        <w:rPr>
          <w:sz w:val="28"/>
          <w:szCs w:val="28"/>
          <w:lang w:val="uk-UA"/>
          <w:rPrChange w:id="467" w:author="ASD" w:date="2016-05-26T18:30:00Z">
            <w:rPr>
              <w:sz w:val="28"/>
              <w:szCs w:val="28"/>
              <w:lang w:val="uk-UA"/>
            </w:rPr>
          </w:rPrChange>
        </w:rPr>
        <w:pPrChange w:id="468" w:author="ASD" w:date="2016-05-26T18:41:00Z">
          <w:pPr>
            <w:numPr>
              <w:numId w:val="28"/>
            </w:numPr>
            <w:shd w:val="clear" w:color="auto" w:fill="FFFFFF"/>
            <w:tabs>
              <w:tab w:val="num" w:pos="720"/>
            </w:tabs>
            <w:spacing w:before="100" w:beforeAutospacing="1" w:after="24" w:line="360" w:lineRule="auto"/>
            <w:ind w:left="720" w:hanging="360"/>
          </w:pPr>
        </w:pPrChange>
      </w:pPr>
      <w:r w:rsidRPr="00127E61">
        <w:rPr>
          <w:sz w:val="28"/>
          <w:szCs w:val="28"/>
          <w:lang w:val="uk-UA"/>
          <w:rPrChange w:id="469" w:author="ASD" w:date="2016-05-26T18:30:00Z">
            <w:rPr>
              <w:sz w:val="28"/>
              <w:szCs w:val="28"/>
              <w:lang w:val="uk-UA"/>
            </w:rPr>
          </w:rPrChange>
        </w:rPr>
        <w:t>черевної порожнини — </w:t>
      </w:r>
      <w:proofErr w:type="spellStart"/>
      <w:r w:rsidRPr="00127E61">
        <w:rPr>
          <w:sz w:val="28"/>
          <w:szCs w:val="28"/>
          <w:lang w:val="uk-UA"/>
          <w:rPrChange w:id="470" w:author="ASD" w:date="2016-05-26T18:30:00Z">
            <w:rPr>
              <w:sz w:val="28"/>
              <w:szCs w:val="28"/>
              <w:lang w:val="uk-UA"/>
            </w:rPr>
          </w:rPrChange>
        </w:rPr>
        <w:fldChar w:fldCharType="begin"/>
      </w:r>
      <w:r w:rsidRPr="00127E61">
        <w:rPr>
          <w:sz w:val="28"/>
          <w:szCs w:val="28"/>
          <w:lang w:val="uk-UA"/>
          <w:rPrChange w:id="471" w:author="ASD" w:date="2016-05-26T18:30:00Z">
            <w:rPr>
              <w:sz w:val="28"/>
              <w:szCs w:val="28"/>
              <w:lang w:val="uk-UA"/>
            </w:rPr>
          </w:rPrChange>
        </w:rPr>
        <w:instrText xml:space="preserve"> HYPERLINK "https://uk.wikipedia.org/w/index.php?title=%D0%9B%D0%B0%D0%BF%D0%B0%D1%80%D0%BE%D1%81%D0%BA%D0%BE%D0%BF&amp;action=edit&amp;redlink=1" \o "Лапароскоп (ще не написана)" </w:instrText>
      </w:r>
      <w:r w:rsidRPr="00127E61">
        <w:rPr>
          <w:sz w:val="28"/>
          <w:szCs w:val="28"/>
          <w:lang w:val="uk-UA"/>
          <w:rPrChange w:id="472" w:author="ASD" w:date="2016-05-26T18:30:00Z">
            <w:rPr>
              <w:sz w:val="28"/>
              <w:szCs w:val="28"/>
              <w:lang w:val="uk-UA"/>
            </w:rPr>
          </w:rPrChange>
        </w:rPr>
        <w:fldChar w:fldCharType="separate"/>
      </w:r>
      <w:r w:rsidRPr="00127E61">
        <w:rPr>
          <w:sz w:val="28"/>
          <w:szCs w:val="28"/>
          <w:lang w:val="uk-UA"/>
          <w:rPrChange w:id="473" w:author="ASD" w:date="2016-05-26T18:30:00Z">
            <w:rPr>
              <w:sz w:val="28"/>
              <w:szCs w:val="28"/>
              <w:lang w:val="uk-UA"/>
            </w:rPr>
          </w:rPrChange>
        </w:rPr>
        <w:t>лапароскоп</w:t>
      </w:r>
      <w:proofErr w:type="spellEnd"/>
      <w:r w:rsidRPr="00127E61">
        <w:rPr>
          <w:sz w:val="28"/>
          <w:szCs w:val="28"/>
          <w:lang w:val="uk-UA"/>
          <w:rPrChange w:id="474" w:author="ASD" w:date="2016-05-26T18:30:00Z">
            <w:rPr>
              <w:sz w:val="28"/>
              <w:szCs w:val="28"/>
              <w:lang w:val="uk-UA"/>
            </w:rPr>
          </w:rPrChange>
        </w:rPr>
        <w:fldChar w:fldCharType="end"/>
      </w:r>
    </w:p>
    <w:p w:rsidR="009E2012" w:rsidRPr="00127E61" w:rsidRDefault="009E2012" w:rsidP="00D902DF">
      <w:pPr>
        <w:pStyle w:val="2"/>
        <w:numPr>
          <w:ilvl w:val="0"/>
          <w:numId w:val="13"/>
        </w:numPr>
        <w:spacing w:line="360" w:lineRule="auto"/>
        <w:ind w:left="1260" w:hanging="540"/>
        <w:rPr>
          <w:rFonts w:eastAsia="Calibri"/>
          <w:lang w:val="uk-UA"/>
          <w:rPrChange w:id="475" w:author="ASD" w:date="2016-05-26T18:30:00Z">
            <w:rPr>
              <w:rFonts w:eastAsia="Calibri"/>
              <w:lang w:val="uk-UA"/>
            </w:rPr>
          </w:rPrChange>
        </w:rPr>
      </w:pPr>
      <w:bookmarkStart w:id="476" w:name="_Toc452065738"/>
      <w:r w:rsidRPr="00127E61">
        <w:rPr>
          <w:rFonts w:eastAsia="Calibri"/>
          <w:lang w:val="uk-UA"/>
          <w:rPrChange w:id="477" w:author="ASD" w:date="2016-05-26T18:30:00Z">
            <w:rPr>
              <w:rFonts w:eastAsia="Calibri"/>
              <w:lang w:val="uk-UA"/>
            </w:rPr>
          </w:rPrChange>
        </w:rPr>
        <w:t>Застосування в інших галузях</w:t>
      </w:r>
      <w:bookmarkEnd w:id="476"/>
    </w:p>
    <w:p w:rsidR="009E2012" w:rsidRPr="00127E61" w:rsidRDefault="00A51CF8" w:rsidP="00D902DF">
      <w:pPr>
        <w:pStyle w:val="a9"/>
        <w:shd w:val="clear" w:color="auto" w:fill="FFFFFF"/>
        <w:spacing w:before="120" w:beforeAutospacing="0" w:after="120" w:afterAutospacing="0" w:line="360" w:lineRule="auto"/>
        <w:ind w:firstLine="630"/>
        <w:rPr>
          <w:color w:val="auto"/>
          <w:sz w:val="28"/>
          <w:szCs w:val="28"/>
          <w:lang w:eastAsia="ru-RU"/>
          <w:rPrChange w:id="478" w:author="ASD" w:date="2016-05-26T18:30:00Z">
            <w:rPr>
              <w:color w:val="auto"/>
              <w:sz w:val="28"/>
              <w:szCs w:val="28"/>
              <w:lang w:eastAsia="ru-RU"/>
            </w:rPr>
          </w:rPrChange>
        </w:rPr>
      </w:pPr>
      <w:r w:rsidRPr="00127E61">
        <w:rPr>
          <w:color w:val="auto"/>
          <w:sz w:val="28"/>
          <w:szCs w:val="28"/>
          <w:lang w:eastAsia="ru-RU"/>
          <w:rPrChange w:id="479" w:author="ASD" w:date="2016-05-26T18:30:00Z">
            <w:rPr>
              <w:color w:val="auto"/>
              <w:sz w:val="28"/>
              <w:szCs w:val="28"/>
              <w:lang w:eastAsia="ru-RU"/>
            </w:rPr>
          </w:rPrChange>
        </w:rPr>
        <w:t xml:space="preserve">Ендоскопію </w:t>
      </w:r>
      <w:r w:rsidR="007E32C2" w:rsidRPr="00127E61">
        <w:rPr>
          <w:color w:val="auto"/>
          <w:sz w:val="28"/>
          <w:szCs w:val="28"/>
          <w:lang w:eastAsia="ru-RU"/>
          <w:rPrChange w:id="480" w:author="ASD" w:date="2016-05-26T18:30:00Z">
            <w:rPr>
              <w:color w:val="auto"/>
              <w:sz w:val="28"/>
              <w:szCs w:val="28"/>
              <w:lang w:eastAsia="ru-RU"/>
            </w:rPr>
          </w:rPrChange>
        </w:rPr>
        <w:t>часто використовують для досліджень внутрішніх пошкоджень машин</w:t>
      </w:r>
      <w:r w:rsidR="00096EF2" w:rsidRPr="00127E61">
        <w:rPr>
          <w:color w:val="auto"/>
          <w:sz w:val="28"/>
          <w:szCs w:val="28"/>
          <w:lang w:eastAsia="ru-RU"/>
          <w:rPrChange w:id="481" w:author="ASD" w:date="2016-05-26T18:30:00Z">
            <w:rPr>
              <w:color w:val="auto"/>
              <w:sz w:val="28"/>
              <w:szCs w:val="28"/>
              <w:lang w:eastAsia="ru-RU"/>
            </w:rPr>
          </w:rPrChange>
        </w:rPr>
        <w:t xml:space="preserve">. </w:t>
      </w:r>
    </w:p>
    <w:p w:rsidR="00D902DF" w:rsidRPr="00127E61" w:rsidRDefault="00D902DF" w:rsidP="00D902DF">
      <w:pPr>
        <w:pStyle w:val="a9"/>
        <w:shd w:val="clear" w:color="auto" w:fill="FFFFFF"/>
        <w:spacing w:before="0" w:beforeAutospacing="0" w:after="0" w:afterAutospacing="0" w:line="360" w:lineRule="auto"/>
        <w:ind w:firstLine="630"/>
        <w:rPr>
          <w:color w:val="auto"/>
          <w:sz w:val="28"/>
          <w:szCs w:val="28"/>
          <w:lang w:eastAsia="ru-RU"/>
          <w:rPrChange w:id="482" w:author="ASD" w:date="2016-05-26T18:30:00Z">
            <w:rPr>
              <w:color w:val="auto"/>
              <w:sz w:val="28"/>
              <w:szCs w:val="28"/>
              <w:lang w:eastAsia="ru-RU"/>
            </w:rPr>
          </w:rPrChange>
        </w:rPr>
      </w:pPr>
      <w:r w:rsidRPr="00127E61">
        <w:rPr>
          <w:color w:val="auto"/>
          <w:sz w:val="28"/>
          <w:szCs w:val="28"/>
          <w:lang w:eastAsia="ru-RU"/>
          <w:rPrChange w:id="483" w:author="ASD" w:date="2016-05-26T18:30:00Z">
            <w:rPr>
              <w:color w:val="auto"/>
              <w:sz w:val="28"/>
              <w:szCs w:val="28"/>
              <w:lang w:eastAsia="ru-RU"/>
            </w:rPr>
          </w:rPrChange>
        </w:rPr>
        <w:t xml:space="preserve">Ендоскоп дозволяє оцінювати технічний стан внутрішніх деталей машини без її розбирання - тобто </w:t>
      </w:r>
      <w:r w:rsidR="00150153" w:rsidRPr="00127E61">
        <w:rPr>
          <w:color w:val="auto"/>
          <w:sz w:val="28"/>
          <w:szCs w:val="28"/>
          <w:lang w:eastAsia="ru-RU"/>
          <w:rPrChange w:id="484" w:author="ASD" w:date="2016-05-26T18:30:00Z">
            <w:rPr>
              <w:color w:val="auto"/>
              <w:sz w:val="28"/>
              <w:szCs w:val="28"/>
              <w:lang w:eastAsia="ru-RU"/>
            </w:rPr>
          </w:rPrChange>
        </w:rPr>
        <w:t>даю змогу заглянути</w:t>
      </w:r>
      <w:r w:rsidRPr="00127E61">
        <w:rPr>
          <w:color w:val="auto"/>
          <w:sz w:val="28"/>
          <w:szCs w:val="28"/>
          <w:lang w:eastAsia="ru-RU"/>
          <w:rPrChange w:id="485" w:author="ASD" w:date="2016-05-26T18:30:00Z">
            <w:rPr>
              <w:color w:val="auto"/>
              <w:sz w:val="28"/>
              <w:szCs w:val="28"/>
              <w:lang w:eastAsia="ru-RU"/>
            </w:rPr>
          </w:rPrChange>
        </w:rPr>
        <w:t xml:space="preserve"> в</w:t>
      </w:r>
      <w:r w:rsidR="00150153" w:rsidRPr="00127E61">
        <w:rPr>
          <w:color w:val="auto"/>
          <w:sz w:val="28"/>
          <w:szCs w:val="28"/>
          <w:lang w:eastAsia="ru-RU"/>
          <w:rPrChange w:id="486" w:author="ASD" w:date="2016-05-26T18:30:00Z">
            <w:rPr>
              <w:color w:val="auto"/>
              <w:sz w:val="28"/>
              <w:szCs w:val="28"/>
              <w:lang w:eastAsia="ru-RU"/>
            </w:rPr>
          </w:rPrChange>
        </w:rPr>
        <w:t xml:space="preserve"> </w:t>
      </w:r>
      <w:r w:rsidRPr="00127E61">
        <w:rPr>
          <w:color w:val="auto"/>
          <w:sz w:val="28"/>
          <w:szCs w:val="28"/>
          <w:lang w:eastAsia="ru-RU"/>
          <w:rPrChange w:id="487" w:author="ASD" w:date="2016-05-26T18:30:00Z">
            <w:rPr>
              <w:color w:val="auto"/>
              <w:sz w:val="28"/>
              <w:szCs w:val="28"/>
              <w:lang w:eastAsia="ru-RU"/>
            </w:rPr>
          </w:rPrChange>
        </w:rPr>
        <w:t xml:space="preserve">середину через наявні технологічні отвори. При цьому визначається наявність поверхневих дефектів, в залежності від конструкції і призначення машини, це можуть бути дефекти типу </w:t>
      </w:r>
      <w:proofErr w:type="spellStart"/>
      <w:r w:rsidRPr="00127E61">
        <w:rPr>
          <w:color w:val="auto"/>
          <w:sz w:val="28"/>
          <w:szCs w:val="28"/>
          <w:lang w:eastAsia="ru-RU"/>
          <w:rPrChange w:id="488" w:author="ASD" w:date="2016-05-26T18:30:00Z">
            <w:rPr>
              <w:color w:val="auto"/>
              <w:sz w:val="28"/>
              <w:szCs w:val="28"/>
              <w:lang w:eastAsia="ru-RU"/>
            </w:rPr>
          </w:rPrChange>
        </w:rPr>
        <w:t>тріщин</w:t>
      </w:r>
      <w:proofErr w:type="spellEnd"/>
      <w:r w:rsidRPr="00127E61">
        <w:rPr>
          <w:color w:val="auto"/>
          <w:sz w:val="28"/>
          <w:szCs w:val="28"/>
          <w:lang w:eastAsia="ru-RU"/>
          <w:rPrChange w:id="489" w:author="ASD" w:date="2016-05-26T18:30:00Z">
            <w:rPr>
              <w:color w:val="auto"/>
              <w:sz w:val="28"/>
              <w:szCs w:val="28"/>
              <w:lang w:eastAsia="ru-RU"/>
            </w:rPr>
          </w:rPrChange>
        </w:rPr>
        <w:t>, забоїн, прогар</w:t>
      </w:r>
      <w:r w:rsidR="00150153" w:rsidRPr="00127E61">
        <w:rPr>
          <w:color w:val="auto"/>
          <w:sz w:val="28"/>
          <w:szCs w:val="28"/>
          <w:lang w:eastAsia="ru-RU"/>
          <w:rPrChange w:id="490" w:author="ASD" w:date="2016-05-26T18:30:00Z">
            <w:rPr>
              <w:color w:val="auto"/>
              <w:sz w:val="28"/>
              <w:szCs w:val="28"/>
              <w:lang w:eastAsia="ru-RU"/>
            </w:rPr>
          </w:rPrChange>
        </w:rPr>
        <w:t>и, корозія</w:t>
      </w:r>
      <w:r w:rsidRPr="00127E61">
        <w:rPr>
          <w:color w:val="auto"/>
          <w:sz w:val="28"/>
          <w:szCs w:val="28"/>
          <w:lang w:eastAsia="ru-RU"/>
          <w:rPrChange w:id="491" w:author="ASD" w:date="2016-05-26T18:30:00Z">
            <w:rPr>
              <w:color w:val="auto"/>
              <w:sz w:val="28"/>
              <w:szCs w:val="28"/>
              <w:lang w:eastAsia="ru-RU"/>
            </w:rPr>
          </w:rPrChange>
        </w:rPr>
        <w:t>. Вимірюється ступінь зносу, перевіряється правильність взаємного розташування деталей</w:t>
      </w:r>
      <w:r w:rsidR="00150153" w:rsidRPr="00127E61">
        <w:rPr>
          <w:color w:val="auto"/>
          <w:sz w:val="28"/>
          <w:szCs w:val="28"/>
          <w:lang w:eastAsia="ru-RU"/>
          <w:rPrChange w:id="492" w:author="ASD" w:date="2016-05-26T18:30:00Z">
            <w:rPr>
              <w:color w:val="auto"/>
              <w:sz w:val="28"/>
              <w:szCs w:val="28"/>
              <w:lang w:eastAsia="ru-RU"/>
            </w:rPr>
          </w:rPrChange>
        </w:rPr>
        <w:t xml:space="preserve">. </w:t>
      </w:r>
      <w:r w:rsidRPr="00127E61">
        <w:rPr>
          <w:color w:val="auto"/>
          <w:sz w:val="28"/>
          <w:szCs w:val="28"/>
          <w:lang w:eastAsia="ru-RU"/>
          <w:rPrChange w:id="493" w:author="ASD" w:date="2016-05-26T18:30:00Z">
            <w:rPr>
              <w:color w:val="auto"/>
              <w:sz w:val="28"/>
              <w:szCs w:val="28"/>
              <w:lang w:eastAsia="ru-RU"/>
            </w:rPr>
          </w:rPrChange>
        </w:rPr>
        <w:t>Так</w:t>
      </w:r>
      <w:r w:rsidR="00150153" w:rsidRPr="00127E61">
        <w:rPr>
          <w:color w:val="auto"/>
          <w:sz w:val="28"/>
          <w:szCs w:val="28"/>
          <w:lang w:eastAsia="ru-RU"/>
          <w:rPrChange w:id="494" w:author="ASD" w:date="2016-05-26T18:30:00Z">
            <w:rPr>
              <w:color w:val="auto"/>
              <w:sz w:val="28"/>
              <w:szCs w:val="28"/>
              <w:lang w:eastAsia="ru-RU"/>
            </w:rPr>
          </w:rPrChange>
        </w:rPr>
        <w:t>ож</w:t>
      </w:r>
      <w:r w:rsidRPr="00127E61">
        <w:rPr>
          <w:color w:val="auto"/>
          <w:sz w:val="28"/>
          <w:szCs w:val="28"/>
          <w:lang w:eastAsia="ru-RU"/>
          <w:rPrChange w:id="495" w:author="ASD" w:date="2016-05-26T18:30:00Z">
            <w:rPr>
              <w:color w:val="auto"/>
              <w:sz w:val="28"/>
              <w:szCs w:val="28"/>
              <w:lang w:eastAsia="ru-RU"/>
            </w:rPr>
          </w:rPrChange>
        </w:rPr>
        <w:t>, новітні ендоскопи дозволяють документувати отриману інформацію в формі відеозапису, фотознімків або цифрових зображень для подальшого повторного</w:t>
      </w:r>
      <w:r w:rsidR="00150153" w:rsidRPr="00127E61">
        <w:rPr>
          <w:color w:val="auto"/>
          <w:sz w:val="28"/>
          <w:szCs w:val="28"/>
          <w:lang w:eastAsia="ru-RU"/>
          <w:rPrChange w:id="496" w:author="ASD" w:date="2016-05-26T18:30:00Z">
            <w:rPr>
              <w:color w:val="auto"/>
              <w:sz w:val="28"/>
              <w:szCs w:val="28"/>
              <w:lang w:eastAsia="ru-RU"/>
            </w:rPr>
          </w:rPrChange>
        </w:rPr>
        <w:t xml:space="preserve"> перегляду та обробки</w:t>
      </w:r>
      <w:r w:rsidRPr="00127E61">
        <w:rPr>
          <w:color w:val="auto"/>
          <w:sz w:val="28"/>
          <w:szCs w:val="28"/>
          <w:lang w:eastAsia="ru-RU"/>
          <w:rPrChange w:id="497" w:author="ASD" w:date="2016-05-26T18:30:00Z">
            <w:rPr>
              <w:color w:val="auto"/>
              <w:sz w:val="28"/>
              <w:szCs w:val="28"/>
              <w:lang w:eastAsia="ru-RU"/>
            </w:rPr>
          </w:rPrChange>
        </w:rPr>
        <w:t xml:space="preserve">. </w:t>
      </w:r>
    </w:p>
    <w:p w:rsidR="00D902DF" w:rsidRPr="00127E61" w:rsidRDefault="00D902DF" w:rsidP="00D902DF">
      <w:pPr>
        <w:pStyle w:val="a9"/>
        <w:shd w:val="clear" w:color="auto" w:fill="FFFFFF"/>
        <w:spacing w:before="0" w:beforeAutospacing="0" w:after="0" w:afterAutospacing="0" w:line="360" w:lineRule="auto"/>
        <w:ind w:firstLine="630"/>
        <w:rPr>
          <w:color w:val="auto"/>
          <w:sz w:val="28"/>
          <w:szCs w:val="28"/>
          <w:lang w:eastAsia="ru-RU"/>
          <w:rPrChange w:id="498" w:author="ASD" w:date="2016-05-26T18:30:00Z">
            <w:rPr>
              <w:color w:val="auto"/>
              <w:sz w:val="28"/>
              <w:szCs w:val="28"/>
              <w:lang w:eastAsia="ru-RU"/>
            </w:rPr>
          </w:rPrChange>
        </w:rPr>
      </w:pPr>
      <w:r w:rsidRPr="00127E61">
        <w:rPr>
          <w:color w:val="auto"/>
          <w:sz w:val="28"/>
          <w:szCs w:val="28"/>
          <w:lang w:eastAsia="ru-RU"/>
          <w:rPrChange w:id="499" w:author="ASD" w:date="2016-05-26T18:30:00Z">
            <w:rPr>
              <w:color w:val="auto"/>
              <w:sz w:val="28"/>
              <w:szCs w:val="28"/>
              <w:lang w:eastAsia="ru-RU"/>
            </w:rPr>
          </w:rPrChange>
        </w:rPr>
        <w:t xml:space="preserve">Ендоскопічна діагностика застосовується на різних стадіях виробництва і експлуатації машин і механізмів: </w:t>
      </w:r>
    </w:p>
    <w:p w:rsidR="00D902DF" w:rsidRPr="00127E61" w:rsidRDefault="00D902DF" w:rsidP="00D902DF">
      <w:pPr>
        <w:pStyle w:val="a9"/>
        <w:shd w:val="clear" w:color="auto" w:fill="FFFFFF"/>
        <w:spacing w:before="0" w:beforeAutospacing="0" w:after="0" w:afterAutospacing="0" w:line="360" w:lineRule="auto"/>
        <w:ind w:firstLine="630"/>
        <w:rPr>
          <w:color w:val="auto"/>
          <w:sz w:val="28"/>
          <w:szCs w:val="28"/>
          <w:lang w:eastAsia="ru-RU"/>
          <w:rPrChange w:id="500" w:author="ASD" w:date="2016-05-26T18:30:00Z">
            <w:rPr>
              <w:color w:val="auto"/>
              <w:sz w:val="28"/>
              <w:szCs w:val="28"/>
              <w:lang w:eastAsia="ru-RU"/>
            </w:rPr>
          </w:rPrChange>
        </w:rPr>
      </w:pPr>
      <w:r w:rsidRPr="00127E61">
        <w:rPr>
          <w:color w:val="auto"/>
          <w:sz w:val="28"/>
          <w:szCs w:val="28"/>
          <w:lang w:eastAsia="ru-RU"/>
          <w:rPrChange w:id="501" w:author="ASD" w:date="2016-05-26T18:30:00Z">
            <w:rPr>
              <w:color w:val="auto"/>
              <w:sz w:val="28"/>
              <w:szCs w:val="28"/>
              <w:lang w:eastAsia="ru-RU"/>
            </w:rPr>
          </w:rPrChange>
        </w:rPr>
        <w:t xml:space="preserve">- При вхідному контролі якості. Дозволяє виявити приховані виробничі дефекти нового обладнання і скласти протокол рекламацій, </w:t>
      </w:r>
      <w:r w:rsidR="00075060" w:rsidRPr="00127E61">
        <w:rPr>
          <w:color w:val="auto"/>
          <w:sz w:val="28"/>
          <w:szCs w:val="28"/>
          <w:lang w:eastAsia="ru-RU"/>
          <w:rPrChange w:id="502" w:author="ASD" w:date="2016-05-26T18:30:00Z">
            <w:rPr>
              <w:color w:val="auto"/>
              <w:sz w:val="28"/>
              <w:szCs w:val="28"/>
              <w:lang w:eastAsia="ru-RU"/>
            </w:rPr>
          </w:rPrChange>
        </w:rPr>
        <w:t>підкріплений</w:t>
      </w:r>
      <w:r w:rsidRPr="00127E61">
        <w:rPr>
          <w:color w:val="auto"/>
          <w:sz w:val="28"/>
          <w:szCs w:val="28"/>
          <w:lang w:eastAsia="ru-RU"/>
          <w:rPrChange w:id="503" w:author="ASD" w:date="2016-05-26T18:30:00Z">
            <w:rPr>
              <w:color w:val="auto"/>
              <w:sz w:val="28"/>
              <w:szCs w:val="28"/>
              <w:lang w:eastAsia="ru-RU"/>
            </w:rPr>
          </w:rPrChange>
        </w:rPr>
        <w:t xml:space="preserve"> фотографіями дефектів. </w:t>
      </w:r>
    </w:p>
    <w:p w:rsidR="00D902DF" w:rsidRPr="00127E61" w:rsidRDefault="00D902DF" w:rsidP="00D902DF">
      <w:pPr>
        <w:pStyle w:val="a9"/>
        <w:shd w:val="clear" w:color="auto" w:fill="FFFFFF"/>
        <w:spacing w:before="0" w:beforeAutospacing="0" w:after="0" w:afterAutospacing="0" w:line="360" w:lineRule="auto"/>
        <w:ind w:firstLine="630"/>
        <w:rPr>
          <w:color w:val="auto"/>
          <w:sz w:val="28"/>
          <w:szCs w:val="28"/>
          <w:lang w:eastAsia="ru-RU"/>
          <w:rPrChange w:id="504" w:author="ASD" w:date="2016-05-26T18:30:00Z">
            <w:rPr>
              <w:color w:val="auto"/>
              <w:sz w:val="28"/>
              <w:szCs w:val="28"/>
              <w:lang w:eastAsia="ru-RU"/>
            </w:rPr>
          </w:rPrChange>
        </w:rPr>
      </w:pPr>
      <w:r w:rsidRPr="00127E61">
        <w:rPr>
          <w:color w:val="auto"/>
          <w:sz w:val="28"/>
          <w:szCs w:val="28"/>
          <w:lang w:eastAsia="ru-RU"/>
          <w:rPrChange w:id="505" w:author="ASD" w:date="2016-05-26T18:30:00Z">
            <w:rPr>
              <w:color w:val="auto"/>
              <w:sz w:val="28"/>
              <w:szCs w:val="28"/>
              <w:lang w:eastAsia="ru-RU"/>
            </w:rPr>
          </w:rPrChange>
        </w:rPr>
        <w:t xml:space="preserve">- При розробці і </w:t>
      </w:r>
      <w:proofErr w:type="spellStart"/>
      <w:r w:rsidR="00075060" w:rsidRPr="00127E61">
        <w:rPr>
          <w:color w:val="auto"/>
          <w:sz w:val="28"/>
          <w:szCs w:val="28"/>
          <w:lang w:eastAsia="ru-RU"/>
          <w:rPrChange w:id="506" w:author="ASD" w:date="2016-05-26T18:30:00Z">
            <w:rPr>
              <w:color w:val="auto"/>
              <w:sz w:val="28"/>
              <w:szCs w:val="28"/>
              <w:lang w:eastAsia="ru-RU"/>
            </w:rPr>
          </w:rPrChange>
        </w:rPr>
        <w:t>налаштувані</w:t>
      </w:r>
      <w:proofErr w:type="spellEnd"/>
      <w:r w:rsidRPr="00127E61">
        <w:rPr>
          <w:color w:val="auto"/>
          <w:sz w:val="28"/>
          <w:szCs w:val="28"/>
          <w:lang w:eastAsia="ru-RU"/>
          <w:rPrChange w:id="507" w:author="ASD" w:date="2016-05-26T18:30:00Z">
            <w:rPr>
              <w:color w:val="auto"/>
              <w:sz w:val="28"/>
              <w:szCs w:val="28"/>
              <w:lang w:eastAsia="ru-RU"/>
            </w:rPr>
          </w:rPrChange>
        </w:rPr>
        <w:t xml:space="preserve"> нових </w:t>
      </w:r>
      <w:r w:rsidR="00075060" w:rsidRPr="00127E61">
        <w:rPr>
          <w:color w:val="auto"/>
          <w:sz w:val="28"/>
          <w:szCs w:val="28"/>
          <w:lang w:eastAsia="ru-RU"/>
          <w:rPrChange w:id="508" w:author="ASD" w:date="2016-05-26T18:30:00Z">
            <w:rPr>
              <w:color w:val="auto"/>
              <w:sz w:val="28"/>
              <w:szCs w:val="28"/>
              <w:lang w:eastAsia="ru-RU"/>
            </w:rPr>
          </w:rPrChange>
        </w:rPr>
        <w:t>приладів</w:t>
      </w:r>
      <w:r w:rsidRPr="00127E61">
        <w:rPr>
          <w:color w:val="auto"/>
          <w:sz w:val="28"/>
          <w:szCs w:val="28"/>
          <w:lang w:eastAsia="ru-RU"/>
          <w:rPrChange w:id="509" w:author="ASD" w:date="2016-05-26T18:30:00Z">
            <w:rPr>
              <w:color w:val="auto"/>
              <w:sz w:val="28"/>
              <w:szCs w:val="28"/>
              <w:lang w:eastAsia="ru-RU"/>
            </w:rPr>
          </w:rPrChange>
        </w:rPr>
        <w:t xml:space="preserve">. Забезпечує «чистоту експерименту» при </w:t>
      </w:r>
      <w:r w:rsidR="00075060" w:rsidRPr="00127E61">
        <w:rPr>
          <w:color w:val="auto"/>
          <w:sz w:val="28"/>
          <w:szCs w:val="28"/>
          <w:lang w:eastAsia="ru-RU"/>
          <w:rPrChange w:id="510" w:author="ASD" w:date="2016-05-26T18:30:00Z">
            <w:rPr>
              <w:color w:val="auto"/>
              <w:sz w:val="28"/>
              <w:szCs w:val="28"/>
              <w:lang w:eastAsia="ru-RU"/>
            </w:rPr>
          </w:rPrChange>
        </w:rPr>
        <w:t>виробничих</w:t>
      </w:r>
      <w:r w:rsidRPr="00127E61">
        <w:rPr>
          <w:color w:val="auto"/>
          <w:sz w:val="28"/>
          <w:szCs w:val="28"/>
          <w:lang w:eastAsia="ru-RU"/>
          <w:rPrChange w:id="511" w:author="ASD" w:date="2016-05-26T18:30:00Z">
            <w:rPr>
              <w:color w:val="auto"/>
              <w:sz w:val="28"/>
              <w:szCs w:val="28"/>
              <w:lang w:eastAsia="ru-RU"/>
            </w:rPr>
          </w:rPrChange>
        </w:rPr>
        <w:t xml:space="preserve"> і ресурсних випробуваннях, дозволяючи простежувати технічний стан вузла без демонтажу зі стенду і без </w:t>
      </w:r>
      <w:r w:rsidR="00075060" w:rsidRPr="00127E61">
        <w:rPr>
          <w:color w:val="auto"/>
          <w:sz w:val="28"/>
          <w:szCs w:val="28"/>
          <w:lang w:eastAsia="ru-RU"/>
          <w:rPrChange w:id="512" w:author="ASD" w:date="2016-05-26T18:30:00Z">
            <w:rPr>
              <w:color w:val="auto"/>
              <w:sz w:val="28"/>
              <w:szCs w:val="28"/>
              <w:lang w:eastAsia="ru-RU"/>
            </w:rPr>
          </w:rPrChange>
        </w:rPr>
        <w:t xml:space="preserve">його </w:t>
      </w:r>
      <w:r w:rsidRPr="00127E61">
        <w:rPr>
          <w:color w:val="auto"/>
          <w:sz w:val="28"/>
          <w:szCs w:val="28"/>
          <w:lang w:eastAsia="ru-RU"/>
          <w:rPrChange w:id="513" w:author="ASD" w:date="2016-05-26T18:30:00Z">
            <w:rPr>
              <w:color w:val="auto"/>
              <w:sz w:val="28"/>
              <w:szCs w:val="28"/>
              <w:lang w:eastAsia="ru-RU"/>
            </w:rPr>
          </w:rPrChange>
        </w:rPr>
        <w:t xml:space="preserve">розбирання, дозволяє </w:t>
      </w:r>
      <w:r w:rsidR="00075060" w:rsidRPr="00127E61">
        <w:rPr>
          <w:color w:val="auto"/>
          <w:sz w:val="28"/>
          <w:szCs w:val="28"/>
          <w:lang w:eastAsia="ru-RU"/>
          <w:rPrChange w:id="514" w:author="ASD" w:date="2016-05-26T18:30:00Z">
            <w:rPr>
              <w:color w:val="auto"/>
              <w:sz w:val="28"/>
              <w:szCs w:val="28"/>
              <w:lang w:eastAsia="ru-RU"/>
            </w:rPr>
          </w:rPrChange>
        </w:rPr>
        <w:t>вчасно</w:t>
      </w:r>
      <w:r w:rsidRPr="00127E61">
        <w:rPr>
          <w:color w:val="auto"/>
          <w:sz w:val="28"/>
          <w:szCs w:val="28"/>
          <w:lang w:eastAsia="ru-RU"/>
          <w:rPrChange w:id="515" w:author="ASD" w:date="2016-05-26T18:30:00Z">
            <w:rPr>
              <w:color w:val="auto"/>
              <w:sz w:val="28"/>
              <w:szCs w:val="28"/>
              <w:lang w:eastAsia="ru-RU"/>
            </w:rPr>
          </w:rPrChange>
        </w:rPr>
        <w:t xml:space="preserve"> визначати і </w:t>
      </w:r>
      <w:r w:rsidR="00075060" w:rsidRPr="00127E61">
        <w:rPr>
          <w:color w:val="auto"/>
          <w:sz w:val="28"/>
          <w:szCs w:val="28"/>
          <w:lang w:eastAsia="ru-RU"/>
          <w:rPrChange w:id="516" w:author="ASD" w:date="2016-05-26T18:30:00Z">
            <w:rPr>
              <w:color w:val="auto"/>
              <w:sz w:val="28"/>
              <w:szCs w:val="28"/>
              <w:lang w:eastAsia="ru-RU"/>
            </w:rPr>
          </w:rPrChange>
        </w:rPr>
        <w:t>спрогнозувати</w:t>
      </w:r>
      <w:r w:rsidRPr="00127E61">
        <w:rPr>
          <w:color w:val="auto"/>
          <w:sz w:val="28"/>
          <w:szCs w:val="28"/>
          <w:lang w:eastAsia="ru-RU"/>
          <w:rPrChange w:id="517" w:author="ASD" w:date="2016-05-26T18:30:00Z">
            <w:rPr>
              <w:color w:val="auto"/>
              <w:sz w:val="28"/>
              <w:szCs w:val="28"/>
              <w:lang w:eastAsia="ru-RU"/>
            </w:rPr>
          </w:rPrChange>
        </w:rPr>
        <w:t xml:space="preserve"> відмови, визначати ресурс вузлів. </w:t>
      </w:r>
    </w:p>
    <w:p w:rsidR="00D902DF" w:rsidRPr="00127E61" w:rsidRDefault="00D902DF" w:rsidP="00D902DF">
      <w:pPr>
        <w:pStyle w:val="a9"/>
        <w:shd w:val="clear" w:color="auto" w:fill="FFFFFF"/>
        <w:spacing w:before="0" w:beforeAutospacing="0" w:after="0" w:afterAutospacing="0" w:line="360" w:lineRule="auto"/>
        <w:ind w:firstLine="630"/>
        <w:rPr>
          <w:color w:val="auto"/>
          <w:sz w:val="28"/>
          <w:szCs w:val="28"/>
          <w:lang w:eastAsia="ru-RU"/>
          <w:rPrChange w:id="518" w:author="ASD" w:date="2016-05-26T18:30:00Z">
            <w:rPr>
              <w:color w:val="auto"/>
              <w:sz w:val="28"/>
              <w:szCs w:val="28"/>
              <w:lang w:eastAsia="ru-RU"/>
            </w:rPr>
          </w:rPrChange>
        </w:rPr>
      </w:pPr>
      <w:r w:rsidRPr="00127E61">
        <w:rPr>
          <w:color w:val="auto"/>
          <w:sz w:val="28"/>
          <w:szCs w:val="28"/>
          <w:lang w:eastAsia="ru-RU"/>
          <w:rPrChange w:id="519" w:author="ASD" w:date="2016-05-26T18:30:00Z">
            <w:rPr>
              <w:color w:val="auto"/>
              <w:sz w:val="28"/>
              <w:szCs w:val="28"/>
              <w:lang w:eastAsia="ru-RU"/>
            </w:rPr>
          </w:rPrChange>
        </w:rPr>
        <w:t xml:space="preserve">- У технології виробництва. Дозволяє забезпечити контроль якості виготовлення і ремонту деталей і вузлів на </w:t>
      </w:r>
      <w:r w:rsidR="00075060" w:rsidRPr="00127E61">
        <w:rPr>
          <w:color w:val="auto"/>
          <w:sz w:val="28"/>
          <w:szCs w:val="28"/>
          <w:lang w:eastAsia="ru-RU"/>
          <w:rPrChange w:id="520" w:author="ASD" w:date="2016-05-26T18:30:00Z">
            <w:rPr>
              <w:color w:val="auto"/>
              <w:sz w:val="28"/>
              <w:szCs w:val="28"/>
              <w:lang w:eastAsia="ru-RU"/>
            </w:rPr>
          </w:rPrChange>
        </w:rPr>
        <w:t>всіх</w:t>
      </w:r>
      <w:r w:rsidRPr="00127E61">
        <w:rPr>
          <w:color w:val="auto"/>
          <w:sz w:val="28"/>
          <w:szCs w:val="28"/>
          <w:lang w:eastAsia="ru-RU"/>
          <w:rPrChange w:id="521" w:author="ASD" w:date="2016-05-26T18:30:00Z">
            <w:rPr>
              <w:color w:val="auto"/>
              <w:sz w:val="28"/>
              <w:szCs w:val="28"/>
              <w:lang w:eastAsia="ru-RU"/>
            </w:rPr>
          </w:rPrChange>
        </w:rPr>
        <w:t xml:space="preserve"> стадіях виробництва</w:t>
      </w:r>
      <w:r w:rsidR="00075060" w:rsidRPr="00127E61">
        <w:rPr>
          <w:color w:val="auto"/>
          <w:sz w:val="28"/>
          <w:szCs w:val="28"/>
          <w:lang w:eastAsia="ru-RU"/>
          <w:rPrChange w:id="522" w:author="ASD" w:date="2016-05-26T18:30:00Z">
            <w:rPr>
              <w:color w:val="auto"/>
              <w:sz w:val="28"/>
              <w:szCs w:val="28"/>
              <w:lang w:eastAsia="ru-RU"/>
            </w:rPr>
          </w:rPrChange>
        </w:rPr>
        <w:t>.</w:t>
      </w:r>
    </w:p>
    <w:p w:rsidR="00075060" w:rsidRPr="00127E61" w:rsidRDefault="00D902DF" w:rsidP="00D902DF">
      <w:pPr>
        <w:pStyle w:val="a9"/>
        <w:shd w:val="clear" w:color="auto" w:fill="FFFFFF"/>
        <w:spacing w:before="0" w:beforeAutospacing="0" w:after="0" w:afterAutospacing="0" w:line="360" w:lineRule="auto"/>
        <w:ind w:firstLine="630"/>
        <w:rPr>
          <w:color w:val="auto"/>
          <w:sz w:val="28"/>
          <w:szCs w:val="28"/>
          <w:lang w:eastAsia="ru-RU"/>
          <w:rPrChange w:id="523" w:author="ASD" w:date="2016-05-26T18:30:00Z">
            <w:rPr>
              <w:color w:val="auto"/>
              <w:sz w:val="28"/>
              <w:szCs w:val="28"/>
              <w:lang w:eastAsia="ru-RU"/>
            </w:rPr>
          </w:rPrChange>
        </w:rPr>
      </w:pPr>
      <w:r w:rsidRPr="00127E61">
        <w:rPr>
          <w:color w:val="auto"/>
          <w:sz w:val="28"/>
          <w:szCs w:val="28"/>
          <w:lang w:eastAsia="ru-RU"/>
          <w:rPrChange w:id="524" w:author="ASD" w:date="2016-05-26T18:30:00Z">
            <w:rPr>
              <w:color w:val="auto"/>
              <w:sz w:val="28"/>
              <w:szCs w:val="28"/>
              <w:lang w:eastAsia="ru-RU"/>
            </w:rPr>
          </w:rPrChange>
        </w:rPr>
        <w:lastRenderedPageBreak/>
        <w:t xml:space="preserve">- Під час обслуговування та експлуатації </w:t>
      </w:r>
      <w:r w:rsidR="00075060" w:rsidRPr="00127E61">
        <w:rPr>
          <w:color w:val="auto"/>
          <w:sz w:val="28"/>
          <w:szCs w:val="28"/>
          <w:lang w:eastAsia="ru-RU"/>
          <w:rPrChange w:id="525" w:author="ASD" w:date="2016-05-26T18:30:00Z">
            <w:rPr>
              <w:color w:val="auto"/>
              <w:sz w:val="28"/>
              <w:szCs w:val="28"/>
              <w:lang w:eastAsia="ru-RU"/>
            </w:rPr>
          </w:rPrChange>
        </w:rPr>
        <w:t>приладів</w:t>
      </w:r>
      <w:r w:rsidRPr="00127E61">
        <w:rPr>
          <w:color w:val="auto"/>
          <w:sz w:val="28"/>
          <w:szCs w:val="28"/>
          <w:lang w:eastAsia="ru-RU"/>
          <w:rPrChange w:id="526" w:author="ASD" w:date="2016-05-26T18:30:00Z">
            <w:rPr>
              <w:color w:val="auto"/>
              <w:sz w:val="28"/>
              <w:szCs w:val="28"/>
              <w:lang w:eastAsia="ru-RU"/>
            </w:rPr>
          </w:rPrChange>
        </w:rPr>
        <w:t>. Найбільш широко</w:t>
      </w:r>
      <w:r w:rsidR="00075060" w:rsidRPr="00127E61">
        <w:rPr>
          <w:color w:val="auto"/>
          <w:sz w:val="28"/>
          <w:szCs w:val="28"/>
          <w:lang w:eastAsia="ru-RU"/>
          <w:rPrChange w:id="527" w:author="ASD" w:date="2016-05-26T18:30:00Z">
            <w:rPr>
              <w:color w:val="auto"/>
              <w:sz w:val="28"/>
              <w:szCs w:val="28"/>
              <w:lang w:eastAsia="ru-RU"/>
            </w:rPr>
          </w:rPrChange>
        </w:rPr>
        <w:t>,</w:t>
      </w:r>
      <w:r w:rsidRPr="00127E61">
        <w:rPr>
          <w:color w:val="auto"/>
          <w:sz w:val="28"/>
          <w:szCs w:val="28"/>
          <w:lang w:eastAsia="ru-RU"/>
          <w:rPrChange w:id="528" w:author="ASD" w:date="2016-05-26T18:30:00Z">
            <w:rPr>
              <w:color w:val="auto"/>
              <w:sz w:val="28"/>
              <w:szCs w:val="28"/>
              <w:lang w:eastAsia="ru-RU"/>
            </w:rPr>
          </w:rPrChange>
        </w:rPr>
        <w:t xml:space="preserve"> технічна ендоскопія застосовується саме в експлуатації. Використання ендоскопі</w:t>
      </w:r>
      <w:r w:rsidR="00075060" w:rsidRPr="00127E61">
        <w:rPr>
          <w:color w:val="auto"/>
          <w:sz w:val="28"/>
          <w:szCs w:val="28"/>
          <w:lang w:eastAsia="ru-RU"/>
          <w:rPrChange w:id="529" w:author="ASD" w:date="2016-05-26T18:30:00Z">
            <w:rPr>
              <w:color w:val="auto"/>
              <w:sz w:val="28"/>
              <w:szCs w:val="28"/>
              <w:lang w:eastAsia="ru-RU"/>
            </w:rPr>
          </w:rPrChange>
        </w:rPr>
        <w:t>ї</w:t>
      </w:r>
      <w:r w:rsidRPr="00127E61">
        <w:rPr>
          <w:color w:val="auto"/>
          <w:sz w:val="28"/>
          <w:szCs w:val="28"/>
          <w:lang w:eastAsia="ru-RU"/>
          <w:rPrChange w:id="530" w:author="ASD" w:date="2016-05-26T18:30:00Z">
            <w:rPr>
              <w:color w:val="auto"/>
              <w:sz w:val="28"/>
              <w:szCs w:val="28"/>
              <w:lang w:eastAsia="ru-RU"/>
            </w:rPr>
          </w:rPrChange>
        </w:rPr>
        <w:t xml:space="preserve"> </w:t>
      </w:r>
      <w:r w:rsidR="00075060" w:rsidRPr="00127E61">
        <w:rPr>
          <w:color w:val="auto"/>
          <w:sz w:val="28"/>
          <w:szCs w:val="28"/>
          <w:lang w:eastAsia="ru-RU"/>
          <w:rPrChange w:id="531" w:author="ASD" w:date="2016-05-26T18:30:00Z">
            <w:rPr>
              <w:color w:val="auto"/>
              <w:sz w:val="28"/>
              <w:szCs w:val="28"/>
              <w:lang w:eastAsia="ru-RU"/>
            </w:rPr>
          </w:rPrChange>
        </w:rPr>
        <w:t>разом</w:t>
      </w:r>
      <w:r w:rsidRPr="00127E61">
        <w:rPr>
          <w:color w:val="auto"/>
          <w:sz w:val="28"/>
          <w:szCs w:val="28"/>
          <w:lang w:eastAsia="ru-RU"/>
          <w:rPrChange w:id="532" w:author="ASD" w:date="2016-05-26T18:30:00Z">
            <w:rPr>
              <w:color w:val="auto"/>
              <w:sz w:val="28"/>
              <w:szCs w:val="28"/>
              <w:lang w:eastAsia="ru-RU"/>
            </w:rPr>
          </w:rPrChange>
        </w:rPr>
        <w:t xml:space="preserve"> з іншими методами неруйнівного контролю дозволяє більш впевнено ідентифікувати результати діагностики, отримані ультразвуковими, </w:t>
      </w:r>
      <w:proofErr w:type="spellStart"/>
      <w:r w:rsidRPr="00127E61">
        <w:rPr>
          <w:color w:val="auto"/>
          <w:sz w:val="28"/>
          <w:szCs w:val="28"/>
          <w:lang w:eastAsia="ru-RU"/>
          <w:rPrChange w:id="533" w:author="ASD" w:date="2016-05-26T18:30:00Z">
            <w:rPr>
              <w:color w:val="auto"/>
              <w:sz w:val="28"/>
              <w:szCs w:val="28"/>
              <w:lang w:eastAsia="ru-RU"/>
            </w:rPr>
          </w:rPrChange>
        </w:rPr>
        <w:t>вихрострумовий</w:t>
      </w:r>
      <w:proofErr w:type="spellEnd"/>
      <w:r w:rsidRPr="00127E61">
        <w:rPr>
          <w:color w:val="auto"/>
          <w:sz w:val="28"/>
          <w:szCs w:val="28"/>
          <w:lang w:eastAsia="ru-RU"/>
          <w:rPrChange w:id="534" w:author="ASD" w:date="2016-05-26T18:30:00Z">
            <w:rPr>
              <w:color w:val="auto"/>
              <w:sz w:val="28"/>
              <w:szCs w:val="28"/>
              <w:lang w:eastAsia="ru-RU"/>
            </w:rPr>
          </w:rPrChange>
        </w:rPr>
        <w:t xml:space="preserve">, радіографічних, </w:t>
      </w:r>
      <w:proofErr w:type="spellStart"/>
      <w:r w:rsidRPr="00127E61">
        <w:rPr>
          <w:color w:val="auto"/>
          <w:sz w:val="28"/>
          <w:szCs w:val="28"/>
          <w:lang w:eastAsia="ru-RU"/>
          <w:rPrChange w:id="535" w:author="ASD" w:date="2016-05-26T18:30:00Z">
            <w:rPr>
              <w:color w:val="auto"/>
              <w:sz w:val="28"/>
              <w:szCs w:val="28"/>
              <w:lang w:eastAsia="ru-RU"/>
            </w:rPr>
          </w:rPrChange>
        </w:rPr>
        <w:t>віброакустичними</w:t>
      </w:r>
      <w:proofErr w:type="spellEnd"/>
      <w:r w:rsidRPr="00127E61">
        <w:rPr>
          <w:color w:val="auto"/>
          <w:sz w:val="28"/>
          <w:szCs w:val="28"/>
          <w:lang w:eastAsia="ru-RU"/>
          <w:rPrChange w:id="536" w:author="ASD" w:date="2016-05-26T18:30:00Z">
            <w:rPr>
              <w:color w:val="auto"/>
              <w:sz w:val="28"/>
              <w:szCs w:val="28"/>
              <w:lang w:eastAsia="ru-RU"/>
            </w:rPr>
          </w:rPrChange>
        </w:rPr>
        <w:t xml:space="preserve">, </w:t>
      </w:r>
      <w:proofErr w:type="spellStart"/>
      <w:r w:rsidRPr="00127E61">
        <w:rPr>
          <w:color w:val="auto"/>
          <w:sz w:val="28"/>
          <w:szCs w:val="28"/>
          <w:lang w:eastAsia="ru-RU"/>
          <w:rPrChange w:id="537" w:author="ASD" w:date="2016-05-26T18:30:00Z">
            <w:rPr>
              <w:color w:val="auto"/>
              <w:sz w:val="28"/>
              <w:szCs w:val="28"/>
              <w:lang w:eastAsia="ru-RU"/>
            </w:rPr>
          </w:rPrChange>
        </w:rPr>
        <w:t>акусто</w:t>
      </w:r>
      <w:proofErr w:type="spellEnd"/>
      <w:r w:rsidRPr="00127E61">
        <w:rPr>
          <w:color w:val="auto"/>
          <w:sz w:val="28"/>
          <w:szCs w:val="28"/>
          <w:lang w:eastAsia="ru-RU"/>
          <w:rPrChange w:id="538" w:author="ASD" w:date="2016-05-26T18:30:00Z">
            <w:rPr>
              <w:color w:val="auto"/>
              <w:sz w:val="28"/>
              <w:szCs w:val="28"/>
              <w:lang w:eastAsia="ru-RU"/>
            </w:rPr>
          </w:rPrChange>
        </w:rPr>
        <w:t>-емісійними, металографічними, телевізійними і іншими методами. У деяких випадках, технічний ендоскоп є єдин</w:t>
      </w:r>
      <w:r w:rsidR="00075060" w:rsidRPr="00127E61">
        <w:rPr>
          <w:color w:val="auto"/>
          <w:sz w:val="28"/>
          <w:szCs w:val="28"/>
          <w:lang w:eastAsia="ru-RU"/>
          <w:rPrChange w:id="539" w:author="ASD" w:date="2016-05-26T18:30:00Z">
            <w:rPr>
              <w:color w:val="auto"/>
              <w:sz w:val="28"/>
              <w:szCs w:val="28"/>
              <w:lang w:eastAsia="ru-RU"/>
            </w:rPr>
          </w:rPrChange>
        </w:rPr>
        <w:t>им</w:t>
      </w:r>
      <w:r w:rsidRPr="00127E61">
        <w:rPr>
          <w:color w:val="auto"/>
          <w:sz w:val="28"/>
          <w:szCs w:val="28"/>
          <w:lang w:eastAsia="ru-RU"/>
          <w:rPrChange w:id="540" w:author="ASD" w:date="2016-05-26T18:30:00Z">
            <w:rPr>
              <w:color w:val="auto"/>
              <w:sz w:val="28"/>
              <w:szCs w:val="28"/>
              <w:lang w:eastAsia="ru-RU"/>
            </w:rPr>
          </w:rPrChange>
        </w:rPr>
        <w:t xml:space="preserve"> можливим засобом неруйнівного контролю. </w:t>
      </w:r>
    </w:p>
    <w:p w:rsidR="00D902DF" w:rsidRPr="00127E61" w:rsidRDefault="00D902DF" w:rsidP="00D902DF">
      <w:pPr>
        <w:pStyle w:val="a9"/>
        <w:shd w:val="clear" w:color="auto" w:fill="FFFFFF"/>
        <w:spacing w:before="0" w:beforeAutospacing="0" w:after="0" w:afterAutospacing="0" w:line="360" w:lineRule="auto"/>
        <w:ind w:firstLine="630"/>
        <w:rPr>
          <w:color w:val="auto"/>
          <w:sz w:val="28"/>
          <w:szCs w:val="28"/>
          <w:lang w:eastAsia="ru-RU"/>
          <w:rPrChange w:id="541" w:author="ASD" w:date="2016-05-26T18:30:00Z">
            <w:rPr>
              <w:color w:val="auto"/>
              <w:sz w:val="28"/>
              <w:szCs w:val="28"/>
              <w:lang w:eastAsia="ru-RU"/>
            </w:rPr>
          </w:rPrChange>
        </w:rPr>
      </w:pPr>
      <w:r w:rsidRPr="00127E61">
        <w:rPr>
          <w:color w:val="auto"/>
          <w:sz w:val="28"/>
          <w:szCs w:val="28"/>
          <w:lang w:eastAsia="ru-RU"/>
          <w:rPrChange w:id="542" w:author="ASD" w:date="2016-05-26T18:30:00Z">
            <w:rPr>
              <w:color w:val="auto"/>
              <w:sz w:val="28"/>
              <w:szCs w:val="28"/>
              <w:lang w:eastAsia="ru-RU"/>
            </w:rPr>
          </w:rPrChange>
        </w:rPr>
        <w:t>Зручність роботи з приладом і однозначність отриманих результатів</w:t>
      </w:r>
      <w:r w:rsidR="00075060" w:rsidRPr="00127E61">
        <w:rPr>
          <w:color w:val="auto"/>
          <w:sz w:val="28"/>
          <w:szCs w:val="28"/>
          <w:lang w:eastAsia="ru-RU"/>
          <w:rPrChange w:id="543" w:author="ASD" w:date="2016-05-26T18:30:00Z">
            <w:rPr>
              <w:color w:val="auto"/>
              <w:sz w:val="28"/>
              <w:szCs w:val="28"/>
              <w:lang w:eastAsia="ru-RU"/>
            </w:rPr>
          </w:rPrChange>
        </w:rPr>
        <w:t xml:space="preserve">, </w:t>
      </w:r>
      <w:r w:rsidRPr="00127E61">
        <w:rPr>
          <w:color w:val="auto"/>
          <w:sz w:val="28"/>
          <w:szCs w:val="28"/>
          <w:lang w:eastAsia="ru-RU"/>
          <w:rPrChange w:id="544" w:author="ASD" w:date="2016-05-26T18:30:00Z">
            <w:rPr>
              <w:color w:val="auto"/>
              <w:sz w:val="28"/>
              <w:szCs w:val="28"/>
              <w:lang w:eastAsia="ru-RU"/>
            </w:rPr>
          </w:rPrChange>
        </w:rPr>
        <w:t xml:space="preserve">а також відсутність необхідності розбирання </w:t>
      </w:r>
      <w:r w:rsidR="00075060" w:rsidRPr="00127E61">
        <w:rPr>
          <w:color w:val="auto"/>
          <w:sz w:val="28"/>
          <w:szCs w:val="28"/>
          <w:lang w:eastAsia="ru-RU"/>
          <w:rPrChange w:id="545" w:author="ASD" w:date="2016-05-26T18:30:00Z">
            <w:rPr>
              <w:color w:val="auto"/>
              <w:sz w:val="28"/>
              <w:szCs w:val="28"/>
              <w:lang w:eastAsia="ru-RU"/>
            </w:rPr>
          </w:rPrChange>
        </w:rPr>
        <w:t>для перевірки</w:t>
      </w:r>
      <w:r w:rsidRPr="00127E61">
        <w:rPr>
          <w:color w:val="auto"/>
          <w:sz w:val="28"/>
          <w:szCs w:val="28"/>
          <w:lang w:eastAsia="ru-RU"/>
          <w:rPrChange w:id="546" w:author="ASD" w:date="2016-05-26T18:30:00Z">
            <w:rPr>
              <w:color w:val="auto"/>
              <w:sz w:val="28"/>
              <w:szCs w:val="28"/>
              <w:lang w:eastAsia="ru-RU"/>
            </w:rPr>
          </w:rPrChange>
        </w:rPr>
        <w:t xml:space="preserve"> вузл</w:t>
      </w:r>
      <w:r w:rsidR="00075060" w:rsidRPr="00127E61">
        <w:rPr>
          <w:color w:val="auto"/>
          <w:sz w:val="28"/>
          <w:szCs w:val="28"/>
          <w:lang w:eastAsia="ru-RU"/>
          <w:rPrChange w:id="547" w:author="ASD" w:date="2016-05-26T18:30:00Z">
            <w:rPr>
              <w:color w:val="auto"/>
              <w:sz w:val="28"/>
              <w:szCs w:val="28"/>
              <w:lang w:eastAsia="ru-RU"/>
            </w:rPr>
          </w:rPrChange>
        </w:rPr>
        <w:t>ів роблять ендоскопію незамінним інструментом в дослідженнях машин.</w:t>
      </w:r>
    </w:p>
    <w:p w:rsidR="00150153" w:rsidRPr="00127E61" w:rsidRDefault="008A5B2F" w:rsidP="0064644F">
      <w:pPr>
        <w:pStyle w:val="1"/>
        <w:numPr>
          <w:ilvl w:val="0"/>
          <w:numId w:val="13"/>
        </w:numPr>
        <w:spacing w:line="360" w:lineRule="auto"/>
        <w:ind w:left="1260" w:hanging="540"/>
        <w:jc w:val="left"/>
        <w:rPr>
          <w:rFonts w:eastAsiaTheme="majorEastAsia"/>
          <w:lang w:val="uk-UA"/>
          <w:rPrChange w:id="548" w:author="ASD" w:date="2016-05-26T18:30:00Z">
            <w:rPr>
              <w:rFonts w:eastAsiaTheme="majorEastAsia"/>
              <w:lang w:val="uk-UA"/>
            </w:rPr>
          </w:rPrChange>
        </w:rPr>
      </w:pPr>
      <w:bookmarkStart w:id="549" w:name="_Toc452065739"/>
      <w:r w:rsidRPr="00127E61">
        <w:rPr>
          <w:rFonts w:eastAsiaTheme="majorEastAsia"/>
          <w:lang w:val="uk-UA"/>
          <w:rPrChange w:id="550" w:author="ASD" w:date="2016-05-26T18:30:00Z">
            <w:rPr>
              <w:rFonts w:eastAsiaTheme="majorEastAsia"/>
              <w:lang w:val="uk-UA"/>
            </w:rPr>
          </w:rPrChange>
        </w:rPr>
        <w:t>Висновок до розділу</w:t>
      </w:r>
      <w:bookmarkEnd w:id="549"/>
    </w:p>
    <w:p w:rsidR="00150153" w:rsidRPr="00127E61" w:rsidRDefault="00191CAE" w:rsidP="00191CAE">
      <w:pPr>
        <w:pStyle w:val="a9"/>
        <w:shd w:val="clear" w:color="auto" w:fill="FFFFFF"/>
        <w:spacing w:before="0" w:beforeAutospacing="0" w:after="0" w:afterAutospacing="0" w:line="360" w:lineRule="auto"/>
        <w:ind w:firstLine="630"/>
        <w:rPr>
          <w:color w:val="auto"/>
          <w:sz w:val="28"/>
          <w:szCs w:val="28"/>
          <w:lang w:eastAsia="ru-RU"/>
          <w:rPrChange w:id="551" w:author="ASD" w:date="2016-05-26T18:30:00Z">
            <w:rPr>
              <w:color w:val="auto"/>
              <w:sz w:val="28"/>
              <w:szCs w:val="28"/>
              <w:lang w:eastAsia="ru-RU"/>
            </w:rPr>
          </w:rPrChange>
        </w:rPr>
      </w:pPr>
      <w:r w:rsidRPr="00127E61">
        <w:rPr>
          <w:color w:val="auto"/>
          <w:sz w:val="28"/>
          <w:szCs w:val="28"/>
          <w:lang w:eastAsia="ru-RU"/>
          <w:rPrChange w:id="552" w:author="ASD" w:date="2016-05-26T18:30:00Z">
            <w:rPr>
              <w:color w:val="auto"/>
              <w:sz w:val="28"/>
              <w:szCs w:val="28"/>
              <w:lang w:eastAsia="ru-RU"/>
            </w:rPr>
          </w:rPrChange>
        </w:rPr>
        <w:t>Ендоскопія є потужним засобом діагностики та виявлення небажаних явищ у важко доступних середовищ без нанесення шкоди при досліджені.</w:t>
      </w:r>
    </w:p>
    <w:p w:rsidR="00191CAE" w:rsidRPr="00127E61" w:rsidRDefault="00191CAE" w:rsidP="00191CAE">
      <w:pPr>
        <w:pStyle w:val="a9"/>
        <w:shd w:val="clear" w:color="auto" w:fill="FFFFFF"/>
        <w:spacing w:before="0" w:beforeAutospacing="0" w:after="0" w:afterAutospacing="0" w:line="360" w:lineRule="auto"/>
        <w:ind w:firstLine="630"/>
        <w:rPr>
          <w:color w:val="auto"/>
          <w:sz w:val="28"/>
          <w:szCs w:val="28"/>
          <w:lang w:eastAsia="ru-RU"/>
          <w:rPrChange w:id="553" w:author="ASD" w:date="2016-05-26T18:30:00Z">
            <w:rPr>
              <w:color w:val="auto"/>
              <w:sz w:val="28"/>
              <w:szCs w:val="28"/>
              <w:lang w:eastAsia="ru-RU"/>
            </w:rPr>
          </w:rPrChange>
        </w:rPr>
      </w:pPr>
      <w:r w:rsidRPr="00127E61">
        <w:rPr>
          <w:color w:val="auto"/>
          <w:sz w:val="28"/>
          <w:szCs w:val="28"/>
          <w:lang w:eastAsia="ru-RU"/>
          <w:rPrChange w:id="554" w:author="ASD" w:date="2016-05-26T18:30:00Z">
            <w:rPr>
              <w:color w:val="auto"/>
              <w:sz w:val="28"/>
              <w:szCs w:val="28"/>
              <w:lang w:eastAsia="ru-RU"/>
            </w:rPr>
          </w:rPrChange>
        </w:rPr>
        <w:t xml:space="preserve">Цей вид дослідження вже давно набув популярності в медицині і його користь використання свідчить розповсюдженість та кількість захворювань, які можна </w:t>
      </w:r>
      <w:proofErr w:type="spellStart"/>
      <w:r w:rsidRPr="00127E61">
        <w:rPr>
          <w:color w:val="auto"/>
          <w:sz w:val="28"/>
          <w:szCs w:val="28"/>
          <w:lang w:eastAsia="ru-RU"/>
          <w:rPrChange w:id="555" w:author="ASD" w:date="2016-05-26T18:30:00Z">
            <w:rPr>
              <w:color w:val="auto"/>
              <w:sz w:val="28"/>
              <w:szCs w:val="28"/>
              <w:lang w:eastAsia="ru-RU"/>
            </w:rPr>
          </w:rPrChange>
        </w:rPr>
        <w:t>деагнустувати</w:t>
      </w:r>
      <w:proofErr w:type="spellEnd"/>
      <w:r w:rsidRPr="00127E61">
        <w:rPr>
          <w:color w:val="auto"/>
          <w:sz w:val="28"/>
          <w:szCs w:val="28"/>
          <w:lang w:eastAsia="ru-RU"/>
          <w:rPrChange w:id="556" w:author="ASD" w:date="2016-05-26T18:30:00Z">
            <w:rPr>
              <w:color w:val="auto"/>
              <w:sz w:val="28"/>
              <w:szCs w:val="28"/>
              <w:lang w:eastAsia="ru-RU"/>
            </w:rPr>
          </w:rPrChange>
        </w:rPr>
        <w:t xml:space="preserve"> за його допомогою. </w:t>
      </w:r>
    </w:p>
    <w:p w:rsidR="00191CAE" w:rsidRPr="00127E61" w:rsidRDefault="00191CAE" w:rsidP="00191CAE">
      <w:pPr>
        <w:pStyle w:val="a9"/>
        <w:shd w:val="clear" w:color="auto" w:fill="FFFFFF"/>
        <w:spacing w:before="0" w:beforeAutospacing="0" w:after="0" w:afterAutospacing="0" w:line="360" w:lineRule="auto"/>
        <w:ind w:firstLine="630"/>
        <w:rPr>
          <w:color w:val="auto"/>
          <w:sz w:val="28"/>
          <w:szCs w:val="28"/>
          <w:lang w:eastAsia="ru-RU"/>
          <w:rPrChange w:id="557" w:author="ASD" w:date="2016-05-26T18:30:00Z">
            <w:rPr>
              <w:color w:val="auto"/>
              <w:sz w:val="28"/>
              <w:szCs w:val="28"/>
              <w:lang w:eastAsia="ru-RU"/>
            </w:rPr>
          </w:rPrChange>
        </w:rPr>
      </w:pPr>
      <w:r w:rsidRPr="00127E61">
        <w:rPr>
          <w:color w:val="auto"/>
          <w:sz w:val="28"/>
          <w:szCs w:val="28"/>
          <w:lang w:eastAsia="ru-RU"/>
          <w:rPrChange w:id="558" w:author="ASD" w:date="2016-05-26T18:30:00Z">
            <w:rPr>
              <w:color w:val="auto"/>
              <w:sz w:val="28"/>
              <w:szCs w:val="28"/>
              <w:lang w:eastAsia="ru-RU"/>
            </w:rPr>
          </w:rPrChange>
        </w:rPr>
        <w:t xml:space="preserve">У наші дні такі прилади почали використовувати для ремонту та діагностики машин – це пов’язано із ускладненням механізмів та </w:t>
      </w:r>
      <w:r w:rsidR="00112B6B" w:rsidRPr="00127E61">
        <w:rPr>
          <w:color w:val="auto"/>
          <w:sz w:val="28"/>
          <w:szCs w:val="28"/>
          <w:lang w:eastAsia="ru-RU"/>
          <w:rPrChange w:id="559" w:author="ASD" w:date="2016-05-26T18:30:00Z">
            <w:rPr>
              <w:color w:val="auto"/>
              <w:sz w:val="28"/>
              <w:szCs w:val="28"/>
              <w:lang w:eastAsia="ru-RU"/>
            </w:rPr>
          </w:rPrChange>
        </w:rPr>
        <w:t>їх розборки</w:t>
      </w:r>
      <w:r w:rsidRPr="00127E61">
        <w:rPr>
          <w:color w:val="auto"/>
          <w:sz w:val="28"/>
          <w:szCs w:val="28"/>
          <w:lang w:eastAsia="ru-RU"/>
          <w:rPrChange w:id="560" w:author="ASD" w:date="2016-05-26T18:30:00Z">
            <w:rPr>
              <w:color w:val="auto"/>
              <w:sz w:val="28"/>
              <w:szCs w:val="28"/>
              <w:lang w:eastAsia="ru-RU"/>
            </w:rPr>
          </w:rPrChange>
        </w:rPr>
        <w:t>\збор</w:t>
      </w:r>
      <w:r w:rsidR="00112B6B" w:rsidRPr="00127E61">
        <w:rPr>
          <w:color w:val="auto"/>
          <w:sz w:val="28"/>
          <w:szCs w:val="28"/>
          <w:lang w:eastAsia="ru-RU"/>
          <w:rPrChange w:id="561" w:author="ASD" w:date="2016-05-26T18:30:00Z">
            <w:rPr>
              <w:color w:val="auto"/>
              <w:sz w:val="28"/>
              <w:szCs w:val="28"/>
              <w:lang w:eastAsia="ru-RU"/>
            </w:rPr>
          </w:rPrChange>
        </w:rPr>
        <w:t>ки</w:t>
      </w:r>
      <w:r w:rsidRPr="00127E61">
        <w:rPr>
          <w:color w:val="auto"/>
          <w:sz w:val="28"/>
          <w:szCs w:val="28"/>
          <w:lang w:eastAsia="ru-RU"/>
          <w:rPrChange w:id="562" w:author="ASD" w:date="2016-05-26T18:30:00Z">
            <w:rPr>
              <w:color w:val="auto"/>
              <w:sz w:val="28"/>
              <w:szCs w:val="28"/>
              <w:lang w:eastAsia="ru-RU"/>
            </w:rPr>
          </w:rPrChange>
        </w:rPr>
        <w:t xml:space="preserve">. </w:t>
      </w:r>
      <w:r w:rsidR="00253E8A" w:rsidRPr="00127E61">
        <w:rPr>
          <w:color w:val="auto"/>
          <w:sz w:val="28"/>
          <w:szCs w:val="28"/>
          <w:lang w:eastAsia="ru-RU"/>
          <w:rPrChange w:id="563" w:author="ASD" w:date="2016-05-26T18:30:00Z">
            <w:rPr>
              <w:color w:val="auto"/>
              <w:sz w:val="28"/>
              <w:szCs w:val="28"/>
              <w:lang w:eastAsia="ru-RU"/>
            </w:rPr>
          </w:rPrChange>
        </w:rPr>
        <w:t xml:space="preserve">Майже кожна </w:t>
      </w:r>
      <w:proofErr w:type="spellStart"/>
      <w:r w:rsidR="00253E8A" w:rsidRPr="00127E61">
        <w:rPr>
          <w:color w:val="auto"/>
          <w:sz w:val="28"/>
          <w:szCs w:val="28"/>
          <w:lang w:eastAsia="ru-RU"/>
          <w:rPrChange w:id="564" w:author="ASD" w:date="2016-05-26T18:30:00Z">
            <w:rPr>
              <w:color w:val="auto"/>
              <w:sz w:val="28"/>
              <w:szCs w:val="28"/>
              <w:lang w:eastAsia="ru-RU"/>
            </w:rPr>
          </w:rPrChange>
        </w:rPr>
        <w:t>автомайстерня</w:t>
      </w:r>
      <w:proofErr w:type="spellEnd"/>
      <w:r w:rsidR="00253E8A" w:rsidRPr="00127E61">
        <w:rPr>
          <w:color w:val="auto"/>
          <w:sz w:val="28"/>
          <w:szCs w:val="28"/>
          <w:lang w:eastAsia="ru-RU"/>
          <w:rPrChange w:id="565" w:author="ASD" w:date="2016-05-26T18:30:00Z">
            <w:rPr>
              <w:color w:val="auto"/>
              <w:sz w:val="28"/>
              <w:szCs w:val="28"/>
              <w:lang w:eastAsia="ru-RU"/>
            </w:rPr>
          </w:rPrChange>
        </w:rPr>
        <w:t xml:space="preserve"> використає ендоскопи для</w:t>
      </w:r>
      <w:r w:rsidR="00112B6B" w:rsidRPr="00127E61">
        <w:rPr>
          <w:color w:val="auto"/>
          <w:sz w:val="28"/>
          <w:szCs w:val="28"/>
          <w:lang w:eastAsia="ru-RU"/>
          <w:rPrChange w:id="566" w:author="ASD" w:date="2016-05-26T18:30:00Z">
            <w:rPr>
              <w:color w:val="auto"/>
              <w:sz w:val="28"/>
              <w:szCs w:val="28"/>
              <w:lang w:eastAsia="ru-RU"/>
            </w:rPr>
          </w:rPrChange>
        </w:rPr>
        <w:t xml:space="preserve"> огляду машин, що дає можливість швидко виявити </w:t>
      </w:r>
      <w:proofErr w:type="spellStart"/>
      <w:r w:rsidR="00112B6B" w:rsidRPr="00127E61">
        <w:rPr>
          <w:color w:val="auto"/>
          <w:sz w:val="28"/>
          <w:szCs w:val="28"/>
          <w:lang w:eastAsia="ru-RU"/>
          <w:rPrChange w:id="567" w:author="ASD" w:date="2016-05-26T18:30:00Z">
            <w:rPr>
              <w:color w:val="auto"/>
              <w:sz w:val="28"/>
              <w:szCs w:val="28"/>
              <w:lang w:eastAsia="ru-RU"/>
            </w:rPr>
          </w:rPrChange>
        </w:rPr>
        <w:t>неспрвність</w:t>
      </w:r>
      <w:proofErr w:type="spellEnd"/>
      <w:r w:rsidR="00112B6B" w:rsidRPr="00127E61">
        <w:rPr>
          <w:color w:val="auto"/>
          <w:sz w:val="28"/>
          <w:szCs w:val="28"/>
          <w:lang w:eastAsia="ru-RU"/>
          <w:rPrChange w:id="568" w:author="ASD" w:date="2016-05-26T18:30:00Z">
            <w:rPr>
              <w:color w:val="auto"/>
              <w:sz w:val="28"/>
              <w:szCs w:val="28"/>
              <w:lang w:eastAsia="ru-RU"/>
            </w:rPr>
          </w:rPrChange>
        </w:rPr>
        <w:t xml:space="preserve"> без розбору.</w:t>
      </w:r>
    </w:p>
    <w:p w:rsidR="00112B6B" w:rsidRPr="00127E61" w:rsidRDefault="00112B6B" w:rsidP="00191CAE">
      <w:pPr>
        <w:pStyle w:val="a9"/>
        <w:shd w:val="clear" w:color="auto" w:fill="FFFFFF"/>
        <w:spacing w:before="0" w:beforeAutospacing="0" w:after="0" w:afterAutospacing="0" w:line="360" w:lineRule="auto"/>
        <w:ind w:firstLine="630"/>
        <w:rPr>
          <w:color w:val="auto"/>
          <w:sz w:val="28"/>
          <w:szCs w:val="28"/>
          <w:lang w:eastAsia="ru-RU"/>
          <w:rPrChange w:id="569" w:author="ASD" w:date="2016-05-26T18:30:00Z">
            <w:rPr>
              <w:color w:val="auto"/>
              <w:sz w:val="28"/>
              <w:szCs w:val="28"/>
              <w:lang w:eastAsia="ru-RU"/>
            </w:rPr>
          </w:rPrChange>
        </w:rPr>
      </w:pPr>
      <w:r w:rsidRPr="00127E61">
        <w:rPr>
          <w:color w:val="auto"/>
          <w:sz w:val="28"/>
          <w:szCs w:val="28"/>
          <w:lang w:eastAsia="ru-RU"/>
          <w:rPrChange w:id="570" w:author="ASD" w:date="2016-05-26T18:30:00Z">
            <w:rPr>
              <w:color w:val="auto"/>
              <w:sz w:val="28"/>
              <w:szCs w:val="28"/>
              <w:lang w:eastAsia="ru-RU"/>
            </w:rPr>
          </w:rPrChange>
        </w:rPr>
        <w:t xml:space="preserve">Отже, ендоскоп – це прилад, який дозволяє проаналізувати важкодоступне середовище без зайвої шкоди для нього, такий підхід економить багато часу та ресурсів, тому розробка </w:t>
      </w:r>
      <w:proofErr w:type="spellStart"/>
      <w:r w:rsidRPr="00127E61">
        <w:rPr>
          <w:color w:val="auto"/>
          <w:sz w:val="28"/>
          <w:szCs w:val="28"/>
          <w:lang w:eastAsia="ru-RU"/>
          <w:rPrChange w:id="571" w:author="ASD" w:date="2016-05-26T18:30:00Z">
            <w:rPr>
              <w:color w:val="auto"/>
              <w:sz w:val="28"/>
              <w:szCs w:val="28"/>
              <w:lang w:eastAsia="ru-RU"/>
            </w:rPr>
          </w:rPrChange>
        </w:rPr>
        <w:t>данної</w:t>
      </w:r>
      <w:proofErr w:type="spellEnd"/>
      <w:r w:rsidRPr="00127E61">
        <w:rPr>
          <w:color w:val="auto"/>
          <w:sz w:val="28"/>
          <w:szCs w:val="28"/>
          <w:lang w:eastAsia="ru-RU"/>
          <w:rPrChange w:id="572" w:author="ASD" w:date="2016-05-26T18:30:00Z">
            <w:rPr>
              <w:color w:val="auto"/>
              <w:sz w:val="28"/>
              <w:szCs w:val="28"/>
              <w:lang w:eastAsia="ru-RU"/>
            </w:rPr>
          </w:rPrChange>
        </w:rPr>
        <w:t xml:space="preserve"> теми є актуальною.</w:t>
      </w:r>
    </w:p>
    <w:p w:rsidR="00112B6B" w:rsidRPr="00BF72C3" w:rsidRDefault="00112B6B" w:rsidP="00BF72C3">
      <w:pPr>
        <w:rPr>
          <w:lang w:val="uk-UA"/>
        </w:rPr>
      </w:pPr>
      <w:r w:rsidRPr="00127E61">
        <w:rPr>
          <w:lang w:val="uk-UA"/>
          <w:rPrChange w:id="573" w:author="ASD" w:date="2016-05-26T18:30:00Z">
            <w:rPr/>
          </w:rPrChange>
        </w:rPr>
        <w:br w:type="page"/>
      </w:r>
    </w:p>
    <w:p w:rsidR="008A5B2F" w:rsidRPr="00BF72C3" w:rsidRDefault="008A5B2F" w:rsidP="00D902DF">
      <w:pPr>
        <w:pStyle w:val="1"/>
        <w:spacing w:line="360" w:lineRule="auto"/>
        <w:rPr>
          <w:rFonts w:eastAsiaTheme="majorEastAsia"/>
          <w:lang w:val="uk-UA"/>
        </w:rPr>
      </w:pPr>
      <w:bookmarkStart w:id="574" w:name="_Toc452065740"/>
      <w:r w:rsidRPr="00BF72C3">
        <w:rPr>
          <w:rFonts w:eastAsiaTheme="majorEastAsia"/>
          <w:lang w:val="uk-UA"/>
        </w:rPr>
        <w:lastRenderedPageBreak/>
        <w:t xml:space="preserve">РОЗДІЛ 2. </w:t>
      </w:r>
      <w:r w:rsidR="00486EE0" w:rsidRPr="00BF72C3">
        <w:rPr>
          <w:rFonts w:eastAsiaTheme="majorEastAsia"/>
          <w:lang w:val="uk-UA"/>
        </w:rPr>
        <w:t>РОЗРОБКА ФІЗИЧНОЇ</w:t>
      </w:r>
      <w:r w:rsidRPr="00BF72C3">
        <w:rPr>
          <w:rFonts w:eastAsiaTheme="majorEastAsia"/>
          <w:lang w:val="uk-UA"/>
        </w:rPr>
        <w:t xml:space="preserve"> ЧАСТИНИ ПРИСТРОЮ</w:t>
      </w:r>
      <w:bookmarkEnd w:id="574"/>
    </w:p>
    <w:p w:rsidR="00757B58" w:rsidRPr="00127E61" w:rsidRDefault="00486EE0" w:rsidP="00D902DF">
      <w:pPr>
        <w:pStyle w:val="2"/>
        <w:numPr>
          <w:ilvl w:val="0"/>
          <w:numId w:val="14"/>
        </w:numPr>
        <w:spacing w:line="360" w:lineRule="auto"/>
        <w:ind w:left="1260" w:hanging="540"/>
        <w:rPr>
          <w:rFonts w:eastAsiaTheme="majorEastAsia"/>
          <w:lang w:val="uk-UA"/>
          <w:rPrChange w:id="575" w:author="ASD" w:date="2016-05-26T18:30:00Z">
            <w:rPr>
              <w:rFonts w:eastAsiaTheme="majorEastAsia"/>
              <w:lang w:val="uk-UA"/>
            </w:rPr>
          </w:rPrChange>
        </w:rPr>
      </w:pPr>
      <w:bookmarkStart w:id="576" w:name="_Toc452065741"/>
      <w:r w:rsidRPr="00127E61">
        <w:rPr>
          <w:rFonts w:eastAsiaTheme="majorEastAsia"/>
          <w:lang w:val="uk-UA"/>
          <w:rPrChange w:id="577" w:author="ASD" w:date="2016-05-26T18:30:00Z">
            <w:rPr>
              <w:rFonts w:eastAsiaTheme="majorEastAsia"/>
              <w:lang w:val="uk-UA"/>
            </w:rPr>
          </w:rPrChange>
        </w:rPr>
        <w:t>Опис бази приладу</w:t>
      </w:r>
      <w:bookmarkEnd w:id="576"/>
    </w:p>
    <w:p w:rsidR="00127E61" w:rsidRPr="00127E61" w:rsidRDefault="00112B6B" w:rsidP="00F16D3E">
      <w:pPr>
        <w:pStyle w:val="a9"/>
        <w:shd w:val="clear" w:color="auto" w:fill="FFFFFF"/>
        <w:spacing w:before="0" w:beforeAutospacing="0" w:after="0" w:afterAutospacing="0" w:line="360" w:lineRule="auto"/>
        <w:ind w:firstLine="630"/>
        <w:rPr>
          <w:ins w:id="578" w:author="ASD" w:date="2016-05-26T18:34:00Z"/>
          <w:color w:val="auto"/>
          <w:sz w:val="28"/>
          <w:szCs w:val="28"/>
          <w:lang w:eastAsia="ru-RU"/>
          <w:rPrChange w:id="579" w:author="ASD" w:date="2016-05-26T18:34:00Z">
            <w:rPr>
              <w:ins w:id="580" w:author="ASD" w:date="2016-05-26T18:34:00Z"/>
              <w:rFonts w:ascii="Arial" w:hAnsi="Arial" w:cs="Arial"/>
              <w:color w:val="555555"/>
              <w:sz w:val="21"/>
              <w:szCs w:val="21"/>
            </w:rPr>
          </w:rPrChange>
        </w:rPr>
        <w:pPrChange w:id="581" w:author="ASD" w:date="2016-05-26T18:40:00Z">
          <w:pPr>
            <w:pStyle w:val="a9"/>
            <w:shd w:val="clear" w:color="auto" w:fill="FFFFFF"/>
            <w:spacing w:after="150" w:afterAutospacing="0" w:line="300" w:lineRule="atLeast"/>
            <w:jc w:val="center"/>
          </w:pPr>
        </w:pPrChange>
      </w:pPr>
      <w:r w:rsidRPr="00127E61">
        <w:rPr>
          <w:color w:val="auto"/>
          <w:sz w:val="28"/>
          <w:szCs w:val="28"/>
          <w:lang w:eastAsia="ru-RU"/>
          <w:rPrChange w:id="582" w:author="ASD" w:date="2016-05-26T18:30:00Z">
            <w:rPr>
              <w:color w:val="auto"/>
              <w:sz w:val="28"/>
              <w:szCs w:val="28"/>
              <w:lang w:eastAsia="ru-RU"/>
            </w:rPr>
          </w:rPrChange>
        </w:rPr>
        <w:t xml:space="preserve">Для реалізації </w:t>
      </w:r>
      <w:r w:rsidR="001A0B76" w:rsidRPr="00127E61">
        <w:rPr>
          <w:color w:val="auto"/>
          <w:sz w:val="28"/>
          <w:szCs w:val="28"/>
          <w:lang w:eastAsia="ru-RU"/>
          <w:rPrChange w:id="583" w:author="ASD" w:date="2016-05-26T18:30:00Z">
            <w:rPr>
              <w:color w:val="auto"/>
              <w:sz w:val="28"/>
              <w:szCs w:val="28"/>
              <w:lang w:eastAsia="ru-RU"/>
            </w:rPr>
          </w:rPrChange>
        </w:rPr>
        <w:t>проекту було взят</w:t>
      </w:r>
      <w:r w:rsidR="0015621A">
        <w:rPr>
          <w:color w:val="auto"/>
          <w:sz w:val="28"/>
          <w:szCs w:val="28"/>
          <w:lang w:eastAsia="ru-RU"/>
        </w:rPr>
        <w:t>о</w:t>
      </w:r>
      <w:r w:rsidR="001A0B76" w:rsidRPr="00127E61">
        <w:rPr>
          <w:color w:val="auto"/>
          <w:sz w:val="28"/>
          <w:szCs w:val="28"/>
          <w:lang w:eastAsia="ru-RU"/>
          <w:rPrChange w:id="584" w:author="ASD" w:date="2016-05-26T18:30:00Z">
            <w:rPr>
              <w:color w:val="auto"/>
              <w:sz w:val="28"/>
              <w:szCs w:val="28"/>
              <w:lang w:eastAsia="ru-RU"/>
            </w:rPr>
          </w:rPrChange>
        </w:rPr>
        <w:t xml:space="preserve"> за базу смартфон </w:t>
      </w:r>
      <w:r w:rsidR="001A0B76" w:rsidRPr="00127E61">
        <w:rPr>
          <w:color w:val="auto"/>
          <w:sz w:val="28"/>
          <w:szCs w:val="28"/>
          <w:lang w:eastAsia="ru-RU"/>
          <w:rPrChange w:id="585" w:author="ASD" w:date="2016-05-26T18:30:00Z">
            <w:rPr>
              <w:color w:val="auto"/>
              <w:sz w:val="28"/>
              <w:szCs w:val="28"/>
              <w:lang w:val="en-US" w:eastAsia="ru-RU"/>
            </w:rPr>
          </w:rPrChange>
        </w:rPr>
        <w:t>LG</w:t>
      </w:r>
      <w:r w:rsidR="001A0B76" w:rsidRPr="00127E61">
        <w:rPr>
          <w:color w:val="auto"/>
          <w:sz w:val="28"/>
          <w:szCs w:val="28"/>
          <w:lang w:eastAsia="ru-RU"/>
          <w:rPrChange w:id="586" w:author="ASD" w:date="2016-05-26T18:30:00Z">
            <w:rPr>
              <w:color w:val="auto"/>
              <w:sz w:val="28"/>
              <w:szCs w:val="28"/>
              <w:lang w:val="ru-RU" w:eastAsia="ru-RU"/>
            </w:rPr>
          </w:rPrChange>
        </w:rPr>
        <w:t xml:space="preserve"> </w:t>
      </w:r>
      <w:r w:rsidR="001A0B76" w:rsidRPr="00127E61">
        <w:rPr>
          <w:color w:val="auto"/>
          <w:sz w:val="28"/>
          <w:szCs w:val="28"/>
          <w:lang w:eastAsia="ru-RU"/>
          <w:rPrChange w:id="587" w:author="ASD" w:date="2016-05-26T18:30:00Z">
            <w:rPr>
              <w:color w:val="auto"/>
              <w:sz w:val="28"/>
              <w:szCs w:val="28"/>
              <w:lang w:val="en-US" w:eastAsia="ru-RU"/>
            </w:rPr>
          </w:rPrChange>
        </w:rPr>
        <w:t>P</w:t>
      </w:r>
      <w:r w:rsidR="001A0B76" w:rsidRPr="00127E61">
        <w:rPr>
          <w:color w:val="auto"/>
          <w:sz w:val="28"/>
          <w:szCs w:val="28"/>
          <w:lang w:eastAsia="ru-RU"/>
          <w:rPrChange w:id="588" w:author="ASD" w:date="2016-05-26T18:30:00Z">
            <w:rPr>
              <w:color w:val="auto"/>
              <w:sz w:val="28"/>
              <w:szCs w:val="28"/>
              <w:lang w:val="ru-RU" w:eastAsia="ru-RU"/>
            </w:rPr>
          </w:rPrChange>
        </w:rPr>
        <w:t xml:space="preserve">700. </w:t>
      </w:r>
      <w:del w:id="589" w:author="ASD" w:date="2016-05-26T18:35:00Z">
        <w:r w:rsidR="001A0B76" w:rsidRPr="00BF72C3" w:rsidDel="00127E61">
          <w:rPr>
            <w:color w:val="auto"/>
            <w:sz w:val="28"/>
            <w:szCs w:val="28"/>
            <w:lang w:eastAsia="ru-RU"/>
          </w:rPr>
          <w:delText>Даний</w:delText>
        </w:r>
      </w:del>
      <w:r w:rsidR="001A0B76" w:rsidRPr="00BF72C3">
        <w:rPr>
          <w:color w:val="auto"/>
          <w:sz w:val="28"/>
          <w:szCs w:val="28"/>
          <w:lang w:eastAsia="ru-RU"/>
        </w:rPr>
        <w:t xml:space="preserve"> </w:t>
      </w:r>
      <w:r w:rsidR="0015621A">
        <w:rPr>
          <w:color w:val="auto"/>
          <w:sz w:val="28"/>
          <w:szCs w:val="28"/>
          <w:lang w:eastAsia="ru-RU"/>
        </w:rPr>
        <w:t>Його р</w:t>
      </w:r>
      <w:ins w:id="590" w:author="ASD" w:date="2016-05-26T18:36:00Z">
        <w:r w:rsidR="00127E61" w:rsidRPr="00127E61">
          <w:rPr>
            <w:color w:val="auto"/>
            <w:sz w:val="28"/>
            <w:szCs w:val="28"/>
            <w:lang w:eastAsia="ru-RU"/>
          </w:rPr>
          <w:t xml:space="preserve">озміри стандартні для </w:t>
        </w:r>
        <w:proofErr w:type="spellStart"/>
        <w:r w:rsidR="00127E61" w:rsidRPr="00127E61">
          <w:rPr>
            <w:color w:val="auto"/>
            <w:sz w:val="28"/>
            <w:szCs w:val="28"/>
            <w:lang w:eastAsia="ru-RU"/>
          </w:rPr>
          <w:t>Android</w:t>
        </w:r>
        <w:proofErr w:type="spellEnd"/>
        <w:r w:rsidR="00127E61" w:rsidRPr="00127E61">
          <w:rPr>
            <w:color w:val="auto"/>
            <w:sz w:val="28"/>
            <w:szCs w:val="28"/>
            <w:lang w:eastAsia="ru-RU"/>
          </w:rPr>
          <w:t xml:space="preserve">-смартфона 125,5 мм у висоту і 67 мм в ширину. Товщина складає 8,7 мм, важить L7 122 </w:t>
        </w:r>
        <w:proofErr w:type="spellStart"/>
        <w:r w:rsidR="00127E61" w:rsidRPr="00127E61">
          <w:rPr>
            <w:color w:val="auto"/>
            <w:sz w:val="28"/>
            <w:szCs w:val="28"/>
            <w:lang w:eastAsia="ru-RU"/>
          </w:rPr>
          <w:t>гра</w:t>
        </w:r>
      </w:ins>
      <w:r w:rsidR="0015621A">
        <w:rPr>
          <w:color w:val="auto"/>
          <w:sz w:val="28"/>
          <w:szCs w:val="28"/>
          <w:lang w:eastAsia="ru-RU"/>
        </w:rPr>
        <w:t>мма</w:t>
      </w:r>
      <w:proofErr w:type="spellEnd"/>
      <w:ins w:id="591" w:author="ASD" w:date="2016-05-26T18:36:00Z">
        <w:r w:rsidR="00127E61" w:rsidRPr="00127E61">
          <w:rPr>
            <w:color w:val="auto"/>
            <w:sz w:val="28"/>
            <w:szCs w:val="28"/>
            <w:lang w:eastAsia="ru-RU"/>
          </w:rPr>
          <w:t>.</w:t>
        </w:r>
      </w:ins>
      <w:ins w:id="592" w:author="ASD" w:date="2016-05-26T18:34:00Z">
        <w:r w:rsidR="00127E61" w:rsidRPr="00127E61">
          <w:rPr>
            <w:color w:val="auto"/>
            <w:sz w:val="28"/>
            <w:szCs w:val="28"/>
            <w:lang w:eastAsia="ru-RU"/>
            <w:rPrChange w:id="593" w:author="ASD" w:date="2016-05-26T18:34:00Z">
              <w:rPr>
                <w:rFonts w:ascii="Arial" w:hAnsi="Arial" w:cs="Arial"/>
                <w:noProof/>
                <w:color w:val="555555"/>
                <w:sz w:val="21"/>
                <w:szCs w:val="21"/>
                <w:lang w:val="ru-RU" w:eastAsia="ru-RU"/>
              </w:rPr>
            </w:rPrChange>
          </w:rPr>
          <w:drawing>
            <wp:anchor distT="0" distB="0" distL="114300" distR="114300" simplePos="0" relativeHeight="251658240" behindDoc="0" locked="0" layoutInCell="1" allowOverlap="1">
              <wp:simplePos x="0" y="0"/>
              <wp:positionH relativeFrom="column">
                <wp:posOffset>0</wp:posOffset>
              </wp:positionH>
              <wp:positionV relativeFrom="paragraph">
                <wp:posOffset>920750</wp:posOffset>
              </wp:positionV>
              <wp:extent cx="5768975" cy="4274820"/>
              <wp:effectExtent l="0" t="0" r="3175" b="0"/>
              <wp:wrapSquare wrapText="bothSides"/>
              <wp:docPr id="85" name="Рисунок 85" descr="http://keddr.com/wp-content/uploads/2012/05/lg-optimus-l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eddr.com/wp-content/uploads/2012/05/lg-optimus-l7-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8975" cy="4274820"/>
                      </a:xfrm>
                      <a:prstGeom prst="rect">
                        <a:avLst/>
                      </a:prstGeom>
                      <a:noFill/>
                      <a:ln>
                        <a:noFill/>
                      </a:ln>
                    </pic:spPr>
                  </pic:pic>
                </a:graphicData>
              </a:graphic>
            </wp:anchor>
          </w:drawing>
        </w:r>
      </w:ins>
    </w:p>
    <w:p w:rsidR="00F16D3E" w:rsidRPr="00F16D3E" w:rsidRDefault="00F16D3E" w:rsidP="00F16D3E">
      <w:pPr>
        <w:pStyle w:val="a9"/>
        <w:shd w:val="clear" w:color="auto" w:fill="FFFFFF"/>
        <w:spacing w:after="150" w:afterAutospacing="0" w:line="300" w:lineRule="atLeast"/>
        <w:jc w:val="center"/>
        <w:rPr>
          <w:color w:val="auto"/>
          <w:sz w:val="28"/>
          <w:szCs w:val="28"/>
          <w:lang w:eastAsia="ru-RU"/>
        </w:rPr>
      </w:pPr>
      <w:r>
        <w:rPr>
          <w:color w:val="auto"/>
          <w:sz w:val="28"/>
          <w:szCs w:val="28"/>
          <w:lang w:eastAsia="ru-RU"/>
        </w:rPr>
        <w:t xml:space="preserve">Рис. 2.1 </w:t>
      </w:r>
      <w:r>
        <w:rPr>
          <w:color w:val="auto"/>
          <w:sz w:val="28"/>
          <w:szCs w:val="28"/>
          <w:lang w:val="en-US" w:eastAsia="ru-RU"/>
        </w:rPr>
        <w:t>Android</w:t>
      </w:r>
      <w:r w:rsidRPr="00F16D3E">
        <w:rPr>
          <w:color w:val="auto"/>
          <w:sz w:val="28"/>
          <w:szCs w:val="28"/>
          <w:lang w:eastAsia="ru-RU"/>
        </w:rPr>
        <w:t xml:space="preserve"> </w:t>
      </w:r>
      <w:r>
        <w:rPr>
          <w:color w:val="auto"/>
          <w:sz w:val="28"/>
          <w:szCs w:val="28"/>
          <w:lang w:eastAsia="ru-RU"/>
        </w:rPr>
        <w:t xml:space="preserve">смартфон </w:t>
      </w:r>
      <w:r>
        <w:rPr>
          <w:color w:val="auto"/>
          <w:sz w:val="28"/>
          <w:szCs w:val="28"/>
          <w:lang w:val="en-US" w:eastAsia="ru-RU"/>
        </w:rPr>
        <w:t>LG</w:t>
      </w:r>
      <w:r w:rsidRPr="00F16D3E">
        <w:rPr>
          <w:color w:val="auto"/>
          <w:sz w:val="28"/>
          <w:szCs w:val="28"/>
          <w:lang w:eastAsia="ru-RU"/>
        </w:rPr>
        <w:t xml:space="preserve"> </w:t>
      </w:r>
      <w:r>
        <w:rPr>
          <w:color w:val="auto"/>
          <w:sz w:val="28"/>
          <w:szCs w:val="28"/>
          <w:lang w:val="en-US" w:eastAsia="ru-RU"/>
        </w:rPr>
        <w:t>P</w:t>
      </w:r>
      <w:r w:rsidRPr="00F16D3E">
        <w:rPr>
          <w:color w:val="auto"/>
          <w:sz w:val="28"/>
          <w:szCs w:val="28"/>
          <w:lang w:eastAsia="ru-RU"/>
        </w:rPr>
        <w:t>700</w:t>
      </w:r>
    </w:p>
    <w:p w:rsidR="00127E61" w:rsidRPr="00127E61" w:rsidRDefault="00127E61" w:rsidP="00F16D3E">
      <w:pPr>
        <w:pStyle w:val="a9"/>
        <w:shd w:val="clear" w:color="auto" w:fill="FFFFFF"/>
        <w:spacing w:before="0" w:beforeAutospacing="0" w:after="0" w:afterAutospacing="0" w:line="360" w:lineRule="auto"/>
        <w:ind w:firstLine="630"/>
        <w:rPr>
          <w:ins w:id="594" w:author="ASD" w:date="2016-05-26T18:34:00Z"/>
          <w:color w:val="auto"/>
          <w:sz w:val="28"/>
          <w:szCs w:val="28"/>
          <w:lang w:eastAsia="ru-RU"/>
          <w:rPrChange w:id="595" w:author="ASD" w:date="2016-05-26T18:34:00Z">
            <w:rPr>
              <w:ins w:id="596" w:author="ASD" w:date="2016-05-26T18:34:00Z"/>
              <w:rFonts w:ascii="Arial" w:hAnsi="Arial" w:cs="Arial"/>
              <w:color w:val="555555"/>
              <w:sz w:val="21"/>
              <w:szCs w:val="21"/>
            </w:rPr>
          </w:rPrChange>
        </w:rPr>
      </w:pPr>
      <w:ins w:id="597" w:author="ASD" w:date="2016-05-26T18:36:00Z">
        <w:r w:rsidRPr="00127E61">
          <w:rPr>
            <w:color w:val="auto"/>
            <w:sz w:val="28"/>
            <w:szCs w:val="28"/>
            <w:lang w:eastAsia="ru-RU"/>
          </w:rPr>
          <w:t>Лицьов</w:t>
        </w:r>
      </w:ins>
      <w:r w:rsidR="00F16D3E">
        <w:rPr>
          <w:color w:val="auto"/>
          <w:sz w:val="28"/>
          <w:szCs w:val="28"/>
          <w:lang w:eastAsia="ru-RU"/>
        </w:rPr>
        <w:t>у</w:t>
      </w:r>
      <w:ins w:id="598" w:author="ASD" w:date="2016-05-26T18:36:00Z">
        <w:r w:rsidRPr="00127E61">
          <w:rPr>
            <w:color w:val="auto"/>
            <w:sz w:val="28"/>
            <w:szCs w:val="28"/>
            <w:lang w:eastAsia="ru-RU"/>
          </w:rPr>
          <w:t xml:space="preserve"> панель займає 4,3-дюйм</w:t>
        </w:r>
      </w:ins>
      <w:r w:rsidR="00F16D3E">
        <w:rPr>
          <w:color w:val="auto"/>
          <w:sz w:val="28"/>
          <w:szCs w:val="28"/>
          <w:lang w:eastAsia="ru-RU"/>
        </w:rPr>
        <w:t>овий</w:t>
      </w:r>
      <w:ins w:id="599" w:author="ASD" w:date="2016-05-26T18:36:00Z">
        <w:r w:rsidRPr="00127E61">
          <w:rPr>
            <w:color w:val="auto"/>
            <w:sz w:val="28"/>
            <w:szCs w:val="28"/>
            <w:lang w:eastAsia="ru-RU"/>
          </w:rPr>
          <w:t xml:space="preserve"> екран з роздільною здатністю WVGA, захищений </w:t>
        </w:r>
        <w:proofErr w:type="spellStart"/>
        <w:r w:rsidRPr="00127E61">
          <w:rPr>
            <w:color w:val="auto"/>
            <w:sz w:val="28"/>
            <w:szCs w:val="28"/>
            <w:lang w:eastAsia="ru-RU"/>
          </w:rPr>
          <w:t>Gorilla</w:t>
        </w:r>
        <w:proofErr w:type="spellEnd"/>
        <w:r w:rsidRPr="00127E61">
          <w:rPr>
            <w:color w:val="auto"/>
            <w:sz w:val="28"/>
            <w:szCs w:val="28"/>
            <w:lang w:eastAsia="ru-RU"/>
          </w:rPr>
          <w:t xml:space="preserve"> </w:t>
        </w:r>
        <w:proofErr w:type="spellStart"/>
        <w:r w:rsidRPr="00127E61">
          <w:rPr>
            <w:color w:val="auto"/>
            <w:sz w:val="28"/>
            <w:szCs w:val="28"/>
            <w:lang w:eastAsia="ru-RU"/>
          </w:rPr>
          <w:t>Glass</w:t>
        </w:r>
        <w:proofErr w:type="spellEnd"/>
        <w:r w:rsidRPr="00127E61">
          <w:rPr>
            <w:color w:val="auto"/>
            <w:sz w:val="28"/>
            <w:szCs w:val="28"/>
            <w:lang w:eastAsia="ru-RU"/>
          </w:rPr>
          <w:t xml:space="preserve"> з олеофобним покриттям. Зверху над ним - 0.3-мегапіксельна фронтальна камера, проріз</w:t>
        </w:r>
      </w:ins>
      <w:r w:rsidR="00F16D3E">
        <w:rPr>
          <w:color w:val="auto"/>
          <w:sz w:val="28"/>
          <w:szCs w:val="28"/>
          <w:lang w:eastAsia="ru-RU"/>
        </w:rPr>
        <w:t xml:space="preserve"> під</w:t>
      </w:r>
      <w:ins w:id="600" w:author="ASD" w:date="2016-05-26T18:36:00Z">
        <w:r w:rsidRPr="00127E61">
          <w:rPr>
            <w:color w:val="auto"/>
            <w:sz w:val="28"/>
            <w:szCs w:val="28"/>
            <w:lang w:eastAsia="ru-RU"/>
          </w:rPr>
          <w:t xml:space="preserve"> розмовн</w:t>
        </w:r>
      </w:ins>
      <w:r w:rsidR="00F16D3E">
        <w:rPr>
          <w:color w:val="auto"/>
          <w:sz w:val="28"/>
          <w:szCs w:val="28"/>
          <w:lang w:eastAsia="ru-RU"/>
        </w:rPr>
        <w:t>ий</w:t>
      </w:r>
      <w:ins w:id="601" w:author="ASD" w:date="2016-05-26T18:36:00Z">
        <w:r w:rsidRPr="00127E61">
          <w:rPr>
            <w:color w:val="auto"/>
            <w:sz w:val="28"/>
            <w:szCs w:val="28"/>
            <w:lang w:eastAsia="ru-RU"/>
          </w:rPr>
          <w:t xml:space="preserve"> динамік і датчик</w:t>
        </w:r>
      </w:ins>
      <w:r w:rsidR="00F16D3E">
        <w:rPr>
          <w:color w:val="auto"/>
          <w:sz w:val="28"/>
          <w:szCs w:val="28"/>
          <w:lang w:eastAsia="ru-RU"/>
        </w:rPr>
        <w:t>и</w:t>
      </w:r>
      <w:ins w:id="602" w:author="ASD" w:date="2016-05-26T18:36:00Z">
        <w:r w:rsidRPr="00127E61">
          <w:rPr>
            <w:color w:val="auto"/>
            <w:sz w:val="28"/>
            <w:szCs w:val="28"/>
            <w:lang w:eastAsia="ru-RU"/>
          </w:rPr>
          <w:t xml:space="preserve"> - наближення </w:t>
        </w:r>
      </w:ins>
      <w:r w:rsidR="00F16D3E">
        <w:rPr>
          <w:color w:val="auto"/>
          <w:sz w:val="28"/>
          <w:szCs w:val="28"/>
          <w:lang w:eastAsia="ru-RU"/>
        </w:rPr>
        <w:t>та</w:t>
      </w:r>
      <w:ins w:id="603" w:author="ASD" w:date="2016-05-26T18:36:00Z">
        <w:r w:rsidRPr="00127E61">
          <w:rPr>
            <w:color w:val="auto"/>
            <w:sz w:val="28"/>
            <w:szCs w:val="28"/>
            <w:lang w:eastAsia="ru-RU"/>
          </w:rPr>
          <w:t xml:space="preserve"> освітлен</w:t>
        </w:r>
      </w:ins>
      <w:r w:rsidR="00F16D3E">
        <w:rPr>
          <w:color w:val="auto"/>
          <w:sz w:val="28"/>
          <w:szCs w:val="28"/>
          <w:lang w:eastAsia="ru-RU"/>
        </w:rPr>
        <w:t>ня</w:t>
      </w:r>
      <w:ins w:id="604" w:author="ASD" w:date="2016-05-26T18:36:00Z">
        <w:r w:rsidRPr="00127E61">
          <w:rPr>
            <w:color w:val="auto"/>
            <w:sz w:val="28"/>
            <w:szCs w:val="28"/>
            <w:lang w:eastAsia="ru-RU"/>
          </w:rPr>
          <w:t>. Знизу розташована механічн</w:t>
        </w:r>
      </w:ins>
      <w:r w:rsidR="00F16D3E">
        <w:rPr>
          <w:color w:val="auto"/>
          <w:sz w:val="28"/>
          <w:szCs w:val="28"/>
          <w:lang w:eastAsia="ru-RU"/>
        </w:rPr>
        <w:t>а</w:t>
      </w:r>
      <w:ins w:id="605" w:author="ASD" w:date="2016-05-26T18:36:00Z">
        <w:r w:rsidRPr="00127E61">
          <w:rPr>
            <w:color w:val="auto"/>
            <w:sz w:val="28"/>
            <w:szCs w:val="28"/>
            <w:lang w:eastAsia="ru-RU"/>
          </w:rPr>
          <w:t xml:space="preserve"> кнопка "Додому" і по боках від неї - сенсорні "Назад" і "Меню". За усталеною серед більшості виробників традиці</w:t>
        </w:r>
      </w:ins>
      <w:r w:rsidR="00F16D3E">
        <w:rPr>
          <w:color w:val="auto"/>
          <w:sz w:val="28"/>
          <w:szCs w:val="28"/>
          <w:lang w:eastAsia="ru-RU"/>
        </w:rPr>
        <w:t>єю</w:t>
      </w:r>
      <w:ins w:id="606" w:author="ASD" w:date="2016-05-26T18:36:00Z">
        <w:r w:rsidRPr="00127E61">
          <w:rPr>
            <w:color w:val="auto"/>
            <w:sz w:val="28"/>
            <w:szCs w:val="28"/>
            <w:lang w:eastAsia="ru-RU"/>
          </w:rPr>
          <w:t>, екран втоплений всередину корпусу</w:t>
        </w:r>
      </w:ins>
      <w:r w:rsidR="00F16D3E">
        <w:rPr>
          <w:color w:val="auto"/>
          <w:sz w:val="28"/>
          <w:szCs w:val="28"/>
          <w:lang w:eastAsia="ru-RU"/>
        </w:rPr>
        <w:t>, тому</w:t>
      </w:r>
      <w:ins w:id="607" w:author="ASD" w:date="2016-05-26T18:36:00Z">
        <w:r w:rsidRPr="00127E61">
          <w:rPr>
            <w:color w:val="auto"/>
            <w:sz w:val="28"/>
            <w:szCs w:val="28"/>
            <w:lang w:eastAsia="ru-RU"/>
          </w:rPr>
          <w:t xml:space="preserve"> можна не боятися, що він подряпається при розташуванні смартфона обличчям вниз.</w:t>
        </w:r>
      </w:ins>
    </w:p>
    <w:p w:rsidR="00127E61" w:rsidRPr="00127E61" w:rsidRDefault="00127E61" w:rsidP="00BF72C3">
      <w:pPr>
        <w:pStyle w:val="a9"/>
        <w:shd w:val="clear" w:color="auto" w:fill="FFFFFF"/>
        <w:spacing w:after="150" w:afterAutospacing="0" w:line="300" w:lineRule="atLeast"/>
        <w:rPr>
          <w:ins w:id="608" w:author="ASD" w:date="2016-05-26T18:34:00Z"/>
          <w:color w:val="auto"/>
          <w:sz w:val="28"/>
          <w:szCs w:val="28"/>
          <w:lang w:eastAsia="ru-RU"/>
          <w:rPrChange w:id="609" w:author="ASD" w:date="2016-05-26T18:34:00Z">
            <w:rPr>
              <w:ins w:id="610" w:author="ASD" w:date="2016-05-26T18:34:00Z"/>
              <w:rFonts w:ascii="Arial" w:hAnsi="Arial" w:cs="Arial"/>
              <w:color w:val="555555"/>
              <w:sz w:val="21"/>
              <w:szCs w:val="21"/>
            </w:rPr>
          </w:rPrChange>
        </w:rPr>
        <w:pPrChange w:id="611" w:author="ASD" w:date="2016-05-26T18:40:00Z">
          <w:pPr>
            <w:pStyle w:val="a9"/>
            <w:shd w:val="clear" w:color="auto" w:fill="FFFFFF"/>
            <w:spacing w:after="150" w:afterAutospacing="0" w:line="300" w:lineRule="atLeast"/>
            <w:jc w:val="center"/>
          </w:pPr>
        </w:pPrChange>
      </w:pPr>
      <w:ins w:id="612" w:author="ASD" w:date="2016-05-26T18:36:00Z">
        <w:r w:rsidRPr="00127E61">
          <w:rPr>
            <w:color w:val="auto"/>
            <w:sz w:val="28"/>
            <w:szCs w:val="28"/>
            <w:lang w:eastAsia="ru-RU"/>
          </w:rPr>
          <w:lastRenderedPageBreak/>
          <w:t xml:space="preserve">На верхньому </w:t>
        </w:r>
      </w:ins>
      <w:r w:rsidR="00F16D3E">
        <w:rPr>
          <w:color w:val="auto"/>
          <w:sz w:val="28"/>
          <w:szCs w:val="28"/>
          <w:lang w:eastAsia="ru-RU"/>
        </w:rPr>
        <w:t>боці</w:t>
      </w:r>
      <w:ins w:id="613" w:author="ASD" w:date="2016-05-26T18:36:00Z">
        <w:r w:rsidRPr="00127E61">
          <w:rPr>
            <w:color w:val="auto"/>
            <w:sz w:val="28"/>
            <w:szCs w:val="28"/>
            <w:lang w:eastAsia="ru-RU"/>
          </w:rPr>
          <w:t xml:space="preserve"> розташований 3,5-мм </w:t>
        </w:r>
        <w:proofErr w:type="spellStart"/>
        <w:r w:rsidRPr="00127E61">
          <w:rPr>
            <w:color w:val="auto"/>
            <w:sz w:val="28"/>
            <w:szCs w:val="28"/>
            <w:lang w:eastAsia="ru-RU"/>
          </w:rPr>
          <w:t>аудіовихід</w:t>
        </w:r>
        <w:proofErr w:type="spellEnd"/>
        <w:r w:rsidRPr="00127E61">
          <w:rPr>
            <w:color w:val="auto"/>
            <w:sz w:val="28"/>
            <w:szCs w:val="28"/>
            <w:lang w:eastAsia="ru-RU"/>
          </w:rPr>
          <w:t xml:space="preserve"> і кнопка </w:t>
        </w:r>
        <w:proofErr w:type="spellStart"/>
        <w:r w:rsidRPr="00127E61">
          <w:rPr>
            <w:color w:val="auto"/>
            <w:sz w:val="28"/>
            <w:szCs w:val="28"/>
            <w:lang w:eastAsia="ru-RU"/>
          </w:rPr>
          <w:t>включе</w:t>
        </w:r>
        <w:proofErr w:type="spellEnd"/>
        <w:r w:rsidRPr="00127E61">
          <w:rPr>
            <w:color w:val="auto"/>
            <w:sz w:val="28"/>
            <w:szCs w:val="28"/>
            <w:lang w:eastAsia="ru-RU"/>
          </w:rPr>
          <w:t xml:space="preserve">-ня / розблокування. </w:t>
        </w:r>
      </w:ins>
      <w:r w:rsidR="00F16D3E">
        <w:rPr>
          <w:color w:val="auto"/>
          <w:sz w:val="28"/>
          <w:szCs w:val="28"/>
          <w:lang w:eastAsia="ru-RU"/>
        </w:rPr>
        <w:t>На н</w:t>
      </w:r>
      <w:ins w:id="614" w:author="ASD" w:date="2016-05-26T18:36:00Z">
        <w:r w:rsidRPr="00127E61">
          <w:rPr>
            <w:color w:val="auto"/>
            <w:sz w:val="28"/>
            <w:szCs w:val="28"/>
            <w:lang w:eastAsia="ru-RU"/>
          </w:rPr>
          <w:t>ижн</w:t>
        </w:r>
      </w:ins>
      <w:r w:rsidR="00F16D3E">
        <w:rPr>
          <w:color w:val="auto"/>
          <w:sz w:val="28"/>
          <w:szCs w:val="28"/>
          <w:lang w:eastAsia="ru-RU"/>
        </w:rPr>
        <w:t>ьому</w:t>
      </w:r>
      <w:ins w:id="615" w:author="ASD" w:date="2016-05-26T18:36:00Z">
        <w:r w:rsidRPr="00127E61">
          <w:rPr>
            <w:color w:val="auto"/>
            <w:sz w:val="28"/>
            <w:szCs w:val="28"/>
            <w:lang w:eastAsia="ru-RU"/>
          </w:rPr>
          <w:t xml:space="preserve"> тор</w:t>
        </w:r>
      </w:ins>
      <w:r w:rsidR="00F16D3E">
        <w:rPr>
          <w:color w:val="auto"/>
          <w:sz w:val="28"/>
          <w:szCs w:val="28"/>
          <w:lang w:eastAsia="ru-RU"/>
        </w:rPr>
        <w:t>ці</w:t>
      </w:r>
      <w:ins w:id="616" w:author="ASD" w:date="2016-05-26T18:36:00Z">
        <w:r w:rsidRPr="00127E61">
          <w:rPr>
            <w:color w:val="auto"/>
            <w:sz w:val="28"/>
            <w:szCs w:val="28"/>
            <w:lang w:eastAsia="ru-RU"/>
          </w:rPr>
          <w:t xml:space="preserve"> </w:t>
        </w:r>
        <w:proofErr w:type="spellStart"/>
        <w:r w:rsidRPr="00127E61">
          <w:rPr>
            <w:color w:val="auto"/>
            <w:sz w:val="28"/>
            <w:szCs w:val="28"/>
            <w:lang w:eastAsia="ru-RU"/>
          </w:rPr>
          <w:t>розташуван</w:t>
        </w:r>
      </w:ins>
      <w:r w:rsidR="00F16D3E">
        <w:rPr>
          <w:color w:val="auto"/>
          <w:sz w:val="28"/>
          <w:szCs w:val="28"/>
          <w:lang w:eastAsia="ru-RU"/>
        </w:rPr>
        <w:t>ий</w:t>
      </w:r>
      <w:proofErr w:type="spellEnd"/>
      <w:ins w:id="617" w:author="ASD" w:date="2016-05-26T18:36:00Z">
        <w:r w:rsidRPr="00127E61">
          <w:rPr>
            <w:color w:val="auto"/>
            <w:sz w:val="28"/>
            <w:szCs w:val="28"/>
            <w:lang w:eastAsia="ru-RU"/>
          </w:rPr>
          <w:t xml:space="preserve"> </w:t>
        </w:r>
        <w:proofErr w:type="spellStart"/>
        <w:r w:rsidRPr="00127E61">
          <w:rPr>
            <w:color w:val="auto"/>
            <w:sz w:val="28"/>
            <w:szCs w:val="28"/>
            <w:lang w:eastAsia="ru-RU"/>
          </w:rPr>
          <w:t>micro</w:t>
        </w:r>
        <w:proofErr w:type="spellEnd"/>
        <w:r w:rsidRPr="00127E61">
          <w:rPr>
            <w:color w:val="auto"/>
            <w:sz w:val="28"/>
            <w:szCs w:val="28"/>
            <w:lang w:eastAsia="ru-RU"/>
          </w:rPr>
          <w:t>-USB роз'єм.</w:t>
        </w:r>
      </w:ins>
    </w:p>
    <w:p w:rsidR="00127E61" w:rsidRDefault="00127E61" w:rsidP="00127E61">
      <w:pPr>
        <w:pStyle w:val="a9"/>
        <w:shd w:val="clear" w:color="auto" w:fill="FFFFFF"/>
        <w:spacing w:after="150" w:afterAutospacing="0" w:line="300" w:lineRule="atLeast"/>
        <w:jc w:val="center"/>
        <w:rPr>
          <w:color w:val="auto"/>
          <w:sz w:val="28"/>
          <w:szCs w:val="28"/>
          <w:lang w:eastAsia="ru-RU"/>
        </w:rPr>
      </w:pPr>
      <w:ins w:id="618" w:author="ASD" w:date="2016-05-26T18:34:00Z">
        <w:r w:rsidRPr="00127E61">
          <w:rPr>
            <w:color w:val="auto"/>
            <w:sz w:val="28"/>
            <w:szCs w:val="28"/>
            <w:lang w:eastAsia="ru-RU"/>
            <w:rPrChange w:id="619" w:author="ASD" w:date="2016-05-26T18:34:00Z">
              <w:rPr>
                <w:rFonts w:ascii="Arial" w:hAnsi="Arial" w:cs="Arial"/>
                <w:noProof/>
                <w:color w:val="555555"/>
                <w:sz w:val="21"/>
                <w:szCs w:val="21"/>
                <w:lang w:val="ru-RU" w:eastAsia="ru-RU"/>
              </w:rPr>
            </w:rPrChange>
          </w:rPr>
          <w:drawing>
            <wp:inline distT="0" distB="0" distL="0" distR="0" wp14:anchorId="053CADFE" wp14:editId="03EB9C9A">
              <wp:extent cx="5542801" cy="3598372"/>
              <wp:effectExtent l="0" t="0" r="1270" b="2540"/>
              <wp:docPr id="81" name="Рисунок 81" descr="http://keddr.com/wp-content/uploads/2012/05/lg-optimus-l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eddr.com/wp-content/uploads/2012/05/lg-optimus-l7-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962" cy="3601722"/>
                      </a:xfrm>
                      <a:prstGeom prst="rect">
                        <a:avLst/>
                      </a:prstGeom>
                      <a:noFill/>
                      <a:ln>
                        <a:noFill/>
                      </a:ln>
                    </pic:spPr>
                  </pic:pic>
                </a:graphicData>
              </a:graphic>
            </wp:inline>
          </w:drawing>
        </w:r>
      </w:ins>
    </w:p>
    <w:p w:rsidR="00F16D3E" w:rsidRPr="00F16D3E" w:rsidRDefault="00F16D3E" w:rsidP="00127E61">
      <w:pPr>
        <w:pStyle w:val="a9"/>
        <w:shd w:val="clear" w:color="auto" w:fill="FFFFFF"/>
        <w:spacing w:after="150" w:afterAutospacing="0" w:line="300" w:lineRule="atLeast"/>
        <w:jc w:val="center"/>
        <w:rPr>
          <w:ins w:id="620" w:author="ASD" w:date="2016-05-26T18:34:00Z"/>
          <w:color w:val="auto"/>
          <w:sz w:val="28"/>
          <w:szCs w:val="28"/>
          <w:lang w:eastAsia="ru-RU"/>
          <w:rPrChange w:id="621" w:author="ASD" w:date="2016-05-26T18:34:00Z">
            <w:rPr>
              <w:ins w:id="622" w:author="ASD" w:date="2016-05-26T18:34:00Z"/>
              <w:rFonts w:ascii="Arial" w:hAnsi="Arial" w:cs="Arial"/>
              <w:color w:val="555555"/>
              <w:sz w:val="21"/>
              <w:szCs w:val="21"/>
            </w:rPr>
          </w:rPrChange>
        </w:rPr>
      </w:pPr>
      <w:r>
        <w:rPr>
          <w:color w:val="auto"/>
          <w:sz w:val="28"/>
          <w:szCs w:val="28"/>
          <w:lang w:eastAsia="ru-RU"/>
        </w:rPr>
        <w:t xml:space="preserve">Рис. 2.2 Торець смартфону </w:t>
      </w:r>
      <w:r>
        <w:rPr>
          <w:color w:val="auto"/>
          <w:sz w:val="28"/>
          <w:szCs w:val="28"/>
          <w:lang w:val="en-US" w:eastAsia="ru-RU"/>
        </w:rPr>
        <w:t>LG</w:t>
      </w:r>
      <w:r w:rsidRPr="00F16D3E">
        <w:rPr>
          <w:color w:val="auto"/>
          <w:sz w:val="28"/>
          <w:szCs w:val="28"/>
          <w:lang w:val="ru-RU" w:eastAsia="ru-RU"/>
        </w:rPr>
        <w:t xml:space="preserve"> </w:t>
      </w:r>
      <w:r>
        <w:rPr>
          <w:color w:val="auto"/>
          <w:sz w:val="28"/>
          <w:szCs w:val="28"/>
          <w:lang w:val="en-US" w:eastAsia="ru-RU"/>
        </w:rPr>
        <w:t>P</w:t>
      </w:r>
      <w:r w:rsidRPr="00F16D3E">
        <w:rPr>
          <w:color w:val="auto"/>
          <w:sz w:val="28"/>
          <w:szCs w:val="28"/>
          <w:lang w:val="ru-RU" w:eastAsia="ru-RU"/>
        </w:rPr>
        <w:t>700</w:t>
      </w:r>
    </w:p>
    <w:p w:rsidR="00127E61" w:rsidRPr="00127E61" w:rsidRDefault="00BF72C3" w:rsidP="00F16D3E">
      <w:pPr>
        <w:pStyle w:val="a9"/>
        <w:shd w:val="clear" w:color="auto" w:fill="FFFFFF"/>
        <w:spacing w:after="150" w:line="300" w:lineRule="atLeast"/>
        <w:rPr>
          <w:ins w:id="623" w:author="ASD" w:date="2016-05-26T18:34:00Z"/>
          <w:color w:val="auto"/>
          <w:sz w:val="28"/>
          <w:szCs w:val="28"/>
          <w:lang w:eastAsia="ru-RU"/>
          <w:rPrChange w:id="624" w:author="ASD" w:date="2016-05-26T18:34:00Z">
            <w:rPr>
              <w:ins w:id="625" w:author="ASD" w:date="2016-05-26T18:34:00Z"/>
              <w:rFonts w:ascii="Arial" w:hAnsi="Arial" w:cs="Arial"/>
              <w:color w:val="555555"/>
              <w:sz w:val="21"/>
              <w:szCs w:val="21"/>
            </w:rPr>
          </w:rPrChange>
        </w:rPr>
      </w:pPr>
      <w:ins w:id="626" w:author="ASD" w:date="2016-05-26T18:36:00Z">
        <w:r w:rsidRPr="00BF72C3">
          <w:rPr>
            <w:color w:val="auto"/>
            <w:sz w:val="28"/>
            <w:szCs w:val="28"/>
            <w:lang w:eastAsia="ru-RU"/>
          </w:rPr>
          <w:t>Ліва грань порожня, на правій же розташована гойдалка гучності</w:t>
        </w:r>
      </w:ins>
      <w:r w:rsidR="00F16D3E">
        <w:rPr>
          <w:color w:val="auto"/>
          <w:sz w:val="28"/>
          <w:szCs w:val="28"/>
          <w:lang w:eastAsia="ru-RU"/>
        </w:rPr>
        <w:t>.</w:t>
      </w:r>
      <w:r w:rsidR="007D3CF1">
        <w:rPr>
          <w:color w:val="auto"/>
          <w:sz w:val="28"/>
          <w:szCs w:val="28"/>
          <w:lang w:eastAsia="ru-RU"/>
        </w:rPr>
        <w:t xml:space="preserve"> </w:t>
      </w:r>
      <w:ins w:id="627" w:author="ASD" w:date="2016-05-26T18:36:00Z">
        <w:r w:rsidRPr="00BF72C3">
          <w:rPr>
            <w:color w:val="auto"/>
            <w:sz w:val="28"/>
            <w:szCs w:val="28"/>
            <w:lang w:eastAsia="ru-RU"/>
          </w:rPr>
          <w:t>На задній частині знаходиться об'єктив 5-мегапіксельної камери і спалах, обрамлені вставкою під метал, логотип LG і вбудований динамік.</w:t>
        </w:r>
      </w:ins>
    </w:p>
    <w:p w:rsidR="00127E61" w:rsidRDefault="00127E61" w:rsidP="00127E61">
      <w:pPr>
        <w:pStyle w:val="a9"/>
        <w:shd w:val="clear" w:color="auto" w:fill="FFFFFF"/>
        <w:spacing w:after="150" w:afterAutospacing="0" w:line="300" w:lineRule="atLeast"/>
        <w:jc w:val="center"/>
        <w:rPr>
          <w:color w:val="auto"/>
          <w:sz w:val="28"/>
          <w:szCs w:val="28"/>
          <w:lang w:eastAsia="ru-RU"/>
        </w:rPr>
      </w:pPr>
      <w:ins w:id="628" w:author="ASD" w:date="2016-05-26T18:34:00Z">
        <w:r w:rsidRPr="00127E61">
          <w:rPr>
            <w:color w:val="auto"/>
            <w:sz w:val="28"/>
            <w:szCs w:val="28"/>
            <w:lang w:eastAsia="ru-RU"/>
            <w:rPrChange w:id="629" w:author="ASD" w:date="2016-05-26T18:34:00Z">
              <w:rPr>
                <w:rFonts w:ascii="Arial" w:hAnsi="Arial" w:cs="Arial"/>
                <w:noProof/>
                <w:color w:val="555555"/>
                <w:sz w:val="21"/>
                <w:szCs w:val="21"/>
                <w:lang w:val="ru-RU" w:eastAsia="ru-RU"/>
              </w:rPr>
            </w:rPrChange>
          </w:rPr>
          <w:drawing>
            <wp:inline distT="0" distB="0" distL="0" distR="0" wp14:anchorId="27E4AAF3" wp14:editId="0A7EE437">
              <wp:extent cx="5069982" cy="2636322"/>
              <wp:effectExtent l="0" t="0" r="0" b="0"/>
              <wp:docPr id="79" name="Рисунок 79" descr="http://keddr.com/wp-content/uploads/2012/05/lg-optimus-l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eddr.com/wp-content/uploads/2012/05/lg-optimus-l7-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9361" cy="2646399"/>
                      </a:xfrm>
                      <a:prstGeom prst="rect">
                        <a:avLst/>
                      </a:prstGeom>
                      <a:noFill/>
                      <a:ln>
                        <a:noFill/>
                      </a:ln>
                    </pic:spPr>
                  </pic:pic>
                </a:graphicData>
              </a:graphic>
            </wp:inline>
          </w:drawing>
        </w:r>
      </w:ins>
    </w:p>
    <w:p w:rsidR="007D3CF1" w:rsidRPr="00127E61" w:rsidRDefault="007D3CF1" w:rsidP="00127E61">
      <w:pPr>
        <w:pStyle w:val="a9"/>
        <w:shd w:val="clear" w:color="auto" w:fill="FFFFFF"/>
        <w:spacing w:after="150" w:afterAutospacing="0" w:line="300" w:lineRule="atLeast"/>
        <w:jc w:val="center"/>
        <w:rPr>
          <w:ins w:id="630" w:author="ASD" w:date="2016-05-26T18:34:00Z"/>
          <w:color w:val="auto"/>
          <w:sz w:val="28"/>
          <w:szCs w:val="28"/>
          <w:lang w:eastAsia="ru-RU"/>
          <w:rPrChange w:id="631" w:author="ASD" w:date="2016-05-26T18:34:00Z">
            <w:rPr>
              <w:ins w:id="632" w:author="ASD" w:date="2016-05-26T18:34:00Z"/>
              <w:rFonts w:ascii="Arial" w:hAnsi="Arial" w:cs="Arial"/>
              <w:color w:val="555555"/>
              <w:sz w:val="21"/>
              <w:szCs w:val="21"/>
            </w:rPr>
          </w:rPrChange>
        </w:rPr>
      </w:pPr>
      <w:r>
        <w:rPr>
          <w:color w:val="auto"/>
          <w:sz w:val="28"/>
          <w:szCs w:val="28"/>
          <w:lang w:eastAsia="ru-RU"/>
        </w:rPr>
        <w:t xml:space="preserve">Рис 2.3 Задня сторона смартфону </w:t>
      </w:r>
      <w:r>
        <w:rPr>
          <w:color w:val="auto"/>
          <w:sz w:val="28"/>
          <w:szCs w:val="28"/>
          <w:lang w:val="en-US" w:eastAsia="ru-RU"/>
        </w:rPr>
        <w:t>LG</w:t>
      </w:r>
      <w:r w:rsidRPr="00F16D3E">
        <w:rPr>
          <w:color w:val="auto"/>
          <w:sz w:val="28"/>
          <w:szCs w:val="28"/>
          <w:lang w:val="ru-RU" w:eastAsia="ru-RU"/>
        </w:rPr>
        <w:t xml:space="preserve"> </w:t>
      </w:r>
      <w:r>
        <w:rPr>
          <w:color w:val="auto"/>
          <w:sz w:val="28"/>
          <w:szCs w:val="28"/>
          <w:lang w:val="en-US" w:eastAsia="ru-RU"/>
        </w:rPr>
        <w:t>P</w:t>
      </w:r>
      <w:r w:rsidRPr="00F16D3E">
        <w:rPr>
          <w:color w:val="auto"/>
          <w:sz w:val="28"/>
          <w:szCs w:val="28"/>
          <w:lang w:val="ru-RU" w:eastAsia="ru-RU"/>
        </w:rPr>
        <w:t>700</w:t>
      </w:r>
    </w:p>
    <w:p w:rsidR="00BF72C3" w:rsidRPr="00BF72C3" w:rsidRDefault="007D3CF1" w:rsidP="007D3CF1">
      <w:pPr>
        <w:pStyle w:val="3"/>
        <w:numPr>
          <w:ilvl w:val="0"/>
          <w:numId w:val="32"/>
        </w:numPr>
        <w:tabs>
          <w:tab w:val="left" w:pos="810"/>
          <w:tab w:val="left" w:pos="1170"/>
        </w:tabs>
        <w:ind w:left="1440" w:hanging="720"/>
        <w:rPr>
          <w:ins w:id="633" w:author="ASD" w:date="2016-05-26T18:37:00Z"/>
        </w:rPr>
      </w:pPr>
      <w:bookmarkStart w:id="634" w:name="_Toc452065742"/>
      <w:proofErr w:type="spellStart"/>
      <w:r w:rsidRPr="007D3CF1">
        <w:rPr>
          <w:rFonts w:eastAsiaTheme="majorEastAsia"/>
          <w:kern w:val="32"/>
          <w:szCs w:val="32"/>
          <w:lang w:val="uk-UA" w:eastAsia="ru-RU"/>
        </w:rPr>
        <w:lastRenderedPageBreak/>
        <w:t>Е</w:t>
      </w:r>
      <w:ins w:id="635" w:author="ASD" w:date="2016-05-26T18:37:00Z">
        <w:r w:rsidR="00BF72C3" w:rsidRPr="007D3CF1">
          <w:rPr>
            <w:rFonts w:eastAsiaTheme="majorEastAsia"/>
            <w:kern w:val="32"/>
            <w:szCs w:val="32"/>
            <w:lang w:val="uk-UA" w:eastAsia="ru-RU"/>
          </w:rPr>
          <w:t>кра</w:t>
        </w:r>
        <w:proofErr w:type="spellEnd"/>
        <w:r w:rsidR="00BF72C3" w:rsidRPr="00BF72C3">
          <w:t>н</w:t>
        </w:r>
        <w:bookmarkEnd w:id="634"/>
      </w:ins>
    </w:p>
    <w:p w:rsidR="00BF72C3" w:rsidRPr="00BF72C3" w:rsidRDefault="00BF72C3" w:rsidP="007D3CF1">
      <w:pPr>
        <w:pStyle w:val="a9"/>
        <w:shd w:val="clear" w:color="auto" w:fill="FFFFFF"/>
        <w:spacing w:before="0" w:beforeAutospacing="0" w:after="0" w:afterAutospacing="0" w:line="360" w:lineRule="auto"/>
        <w:ind w:firstLine="630"/>
        <w:rPr>
          <w:ins w:id="636" w:author="ASD" w:date="2016-05-26T18:37:00Z"/>
          <w:color w:val="auto"/>
          <w:sz w:val="28"/>
          <w:szCs w:val="28"/>
          <w:lang w:eastAsia="ru-RU"/>
        </w:rPr>
      </w:pPr>
      <w:ins w:id="637" w:author="ASD" w:date="2016-05-26T18:37:00Z">
        <w:r w:rsidRPr="00BF72C3">
          <w:rPr>
            <w:color w:val="auto"/>
            <w:sz w:val="28"/>
            <w:szCs w:val="28"/>
            <w:lang w:eastAsia="ru-RU"/>
          </w:rPr>
          <w:t xml:space="preserve">Безумовним плюсом смартфона </w:t>
        </w:r>
      </w:ins>
      <w:r w:rsidR="007D3CF1">
        <w:rPr>
          <w:color w:val="auto"/>
          <w:sz w:val="28"/>
          <w:szCs w:val="28"/>
          <w:lang w:eastAsia="ru-RU"/>
        </w:rPr>
        <w:t xml:space="preserve">для проекту </w:t>
      </w:r>
      <w:ins w:id="638" w:author="ASD" w:date="2016-05-26T18:37:00Z">
        <w:r w:rsidRPr="00BF72C3">
          <w:rPr>
            <w:color w:val="auto"/>
            <w:sz w:val="28"/>
            <w:szCs w:val="28"/>
            <w:lang w:eastAsia="ru-RU"/>
          </w:rPr>
          <w:t xml:space="preserve">є екран. </w:t>
        </w:r>
      </w:ins>
      <w:r w:rsidR="007D3CF1">
        <w:rPr>
          <w:color w:val="auto"/>
          <w:sz w:val="28"/>
          <w:szCs w:val="28"/>
          <w:lang w:eastAsia="ru-RU"/>
        </w:rPr>
        <w:t>Він має</w:t>
      </w:r>
      <w:ins w:id="639" w:author="ASD" w:date="2016-05-26T18:37:00Z">
        <w:r w:rsidRPr="00BF72C3">
          <w:rPr>
            <w:color w:val="auto"/>
            <w:sz w:val="28"/>
            <w:szCs w:val="28"/>
            <w:lang w:eastAsia="ru-RU"/>
          </w:rPr>
          <w:t xml:space="preserve"> невелик</w:t>
        </w:r>
      </w:ins>
      <w:r w:rsidR="007D3CF1">
        <w:rPr>
          <w:color w:val="auto"/>
          <w:sz w:val="28"/>
          <w:szCs w:val="28"/>
          <w:lang w:eastAsia="ru-RU"/>
        </w:rPr>
        <w:t>у роздільну здатність у</w:t>
      </w:r>
      <w:ins w:id="640" w:author="ASD" w:date="2016-05-26T18:37:00Z">
        <w:r w:rsidRPr="00BF72C3">
          <w:rPr>
            <w:color w:val="auto"/>
            <w:sz w:val="28"/>
            <w:szCs w:val="28"/>
            <w:lang w:eastAsia="ru-RU"/>
          </w:rPr>
          <w:t xml:space="preserve"> 800х480 пікселів при 4,3 дюймах, він виготовлений за технологією IPS</w:t>
        </w:r>
      </w:ins>
      <w:r w:rsidR="00E81AAD">
        <w:rPr>
          <w:color w:val="auto"/>
          <w:sz w:val="28"/>
          <w:szCs w:val="28"/>
          <w:lang w:eastAsia="ru-RU"/>
        </w:rPr>
        <w:t xml:space="preserve"> – це означає, що він</w:t>
      </w:r>
      <w:ins w:id="641" w:author="ASD" w:date="2016-05-26T18:37:00Z">
        <w:r w:rsidRPr="00BF72C3">
          <w:rPr>
            <w:color w:val="auto"/>
            <w:sz w:val="28"/>
            <w:szCs w:val="28"/>
            <w:lang w:eastAsia="ru-RU"/>
          </w:rPr>
          <w:t xml:space="preserve"> </w:t>
        </w:r>
      </w:ins>
      <w:r w:rsidR="00E81AAD">
        <w:rPr>
          <w:color w:val="auto"/>
          <w:sz w:val="28"/>
          <w:szCs w:val="28"/>
          <w:lang w:eastAsia="ru-RU"/>
        </w:rPr>
        <w:t>має</w:t>
      </w:r>
      <w:ins w:id="642" w:author="ASD" w:date="2016-05-26T18:37:00Z">
        <w:r w:rsidRPr="00BF72C3">
          <w:rPr>
            <w:color w:val="auto"/>
            <w:sz w:val="28"/>
            <w:szCs w:val="28"/>
            <w:lang w:eastAsia="ru-RU"/>
          </w:rPr>
          <w:t xml:space="preserve"> відмінну передачу кольору і </w:t>
        </w:r>
      </w:ins>
      <w:proofErr w:type="spellStart"/>
      <w:r w:rsidR="00E81AAD">
        <w:rPr>
          <w:color w:val="auto"/>
          <w:sz w:val="28"/>
          <w:szCs w:val="28"/>
          <w:lang w:eastAsia="ru-RU"/>
        </w:rPr>
        <w:t>добрі</w:t>
      </w:r>
      <w:ins w:id="643" w:author="ASD" w:date="2016-05-26T18:37:00Z">
        <w:r w:rsidRPr="00BF72C3">
          <w:rPr>
            <w:color w:val="auto"/>
            <w:sz w:val="28"/>
            <w:szCs w:val="28"/>
            <w:lang w:eastAsia="ru-RU"/>
          </w:rPr>
          <w:t>кут</w:t>
        </w:r>
      </w:ins>
      <w:r w:rsidR="00E81AAD">
        <w:rPr>
          <w:color w:val="auto"/>
          <w:sz w:val="28"/>
          <w:szCs w:val="28"/>
          <w:lang w:eastAsia="ru-RU"/>
        </w:rPr>
        <w:t>и</w:t>
      </w:r>
      <w:proofErr w:type="spellEnd"/>
      <w:ins w:id="644" w:author="ASD" w:date="2016-05-26T18:37:00Z">
        <w:r w:rsidRPr="00BF72C3">
          <w:rPr>
            <w:color w:val="auto"/>
            <w:sz w:val="28"/>
            <w:szCs w:val="28"/>
            <w:lang w:eastAsia="ru-RU"/>
          </w:rPr>
          <w:t xml:space="preserve"> огляду</w:t>
        </w:r>
      </w:ins>
      <w:r w:rsidR="00E81AAD">
        <w:rPr>
          <w:color w:val="auto"/>
          <w:sz w:val="28"/>
          <w:szCs w:val="28"/>
          <w:lang w:eastAsia="ru-RU"/>
        </w:rPr>
        <w:t>(180 градусів), що є великим плюсом для майбутнього приладу</w:t>
      </w:r>
      <w:ins w:id="645" w:author="ASD" w:date="2016-05-26T18:37:00Z">
        <w:r w:rsidRPr="00BF72C3">
          <w:rPr>
            <w:color w:val="auto"/>
            <w:sz w:val="28"/>
            <w:szCs w:val="28"/>
            <w:lang w:eastAsia="ru-RU"/>
          </w:rPr>
          <w:t xml:space="preserve">. Так і є, дисплей має відмінний запас яскравості і </w:t>
        </w:r>
        <w:proofErr w:type="spellStart"/>
        <w:r w:rsidRPr="00BF72C3">
          <w:rPr>
            <w:color w:val="auto"/>
            <w:sz w:val="28"/>
            <w:szCs w:val="28"/>
            <w:lang w:eastAsia="ru-RU"/>
          </w:rPr>
          <w:t>цветопереда-чу</w:t>
        </w:r>
        <w:proofErr w:type="spellEnd"/>
        <w:r w:rsidRPr="00BF72C3">
          <w:rPr>
            <w:color w:val="auto"/>
            <w:sz w:val="28"/>
            <w:szCs w:val="28"/>
            <w:lang w:eastAsia="ru-RU"/>
          </w:rPr>
          <w:t xml:space="preserve">. </w:t>
        </w:r>
      </w:ins>
      <w:r w:rsidR="00E81AAD">
        <w:rPr>
          <w:color w:val="auto"/>
          <w:sz w:val="28"/>
          <w:szCs w:val="28"/>
          <w:lang w:eastAsia="ru-RU"/>
        </w:rPr>
        <w:t xml:space="preserve">Також смартфон має </w:t>
      </w:r>
      <w:proofErr w:type="spellStart"/>
      <w:r w:rsidR="00E81AAD">
        <w:rPr>
          <w:color w:val="auto"/>
          <w:sz w:val="28"/>
          <w:szCs w:val="28"/>
          <w:lang w:eastAsia="ru-RU"/>
        </w:rPr>
        <w:t>систкму</w:t>
      </w:r>
      <w:proofErr w:type="spellEnd"/>
      <w:r w:rsidR="00E81AAD">
        <w:rPr>
          <w:color w:val="auto"/>
          <w:sz w:val="28"/>
          <w:szCs w:val="28"/>
          <w:lang w:eastAsia="ru-RU"/>
        </w:rPr>
        <w:t xml:space="preserve"> </w:t>
      </w:r>
      <w:proofErr w:type="spellStart"/>
      <w:ins w:id="646" w:author="ASD" w:date="2016-05-26T18:37:00Z">
        <w:r w:rsidRPr="00BF72C3">
          <w:rPr>
            <w:color w:val="auto"/>
            <w:sz w:val="28"/>
            <w:szCs w:val="28"/>
            <w:lang w:eastAsia="ru-RU"/>
          </w:rPr>
          <w:t>Multitouch</w:t>
        </w:r>
        <w:proofErr w:type="spellEnd"/>
        <w:r w:rsidRPr="00BF72C3">
          <w:rPr>
            <w:color w:val="auto"/>
            <w:sz w:val="28"/>
            <w:szCs w:val="28"/>
            <w:lang w:eastAsia="ru-RU"/>
          </w:rPr>
          <w:t xml:space="preserve">, </w:t>
        </w:r>
      </w:ins>
      <w:r w:rsidR="00E81AAD">
        <w:rPr>
          <w:color w:val="auto"/>
          <w:sz w:val="28"/>
          <w:szCs w:val="28"/>
          <w:lang w:eastAsia="ru-RU"/>
        </w:rPr>
        <w:t>яка</w:t>
      </w:r>
      <w:ins w:id="647" w:author="ASD" w:date="2016-05-26T18:37:00Z">
        <w:r w:rsidRPr="00BF72C3">
          <w:rPr>
            <w:color w:val="auto"/>
            <w:sz w:val="28"/>
            <w:szCs w:val="28"/>
            <w:lang w:eastAsia="ru-RU"/>
          </w:rPr>
          <w:t xml:space="preserve"> підтрим</w:t>
        </w:r>
      </w:ins>
      <w:r w:rsidR="00E81AAD">
        <w:rPr>
          <w:color w:val="auto"/>
          <w:sz w:val="28"/>
          <w:szCs w:val="28"/>
          <w:lang w:eastAsia="ru-RU"/>
        </w:rPr>
        <w:t>ує</w:t>
      </w:r>
      <w:ins w:id="648" w:author="ASD" w:date="2016-05-26T18:37:00Z">
        <w:r w:rsidRPr="00BF72C3">
          <w:rPr>
            <w:color w:val="auto"/>
            <w:sz w:val="28"/>
            <w:szCs w:val="28"/>
            <w:lang w:eastAsia="ru-RU"/>
          </w:rPr>
          <w:t xml:space="preserve"> десят</w:t>
        </w:r>
      </w:ins>
      <w:r w:rsidR="00E81AAD">
        <w:rPr>
          <w:color w:val="auto"/>
          <w:sz w:val="28"/>
          <w:szCs w:val="28"/>
          <w:lang w:eastAsia="ru-RU"/>
        </w:rPr>
        <w:t>ь</w:t>
      </w:r>
      <w:ins w:id="649" w:author="ASD" w:date="2016-05-26T18:37:00Z">
        <w:r w:rsidRPr="00BF72C3">
          <w:rPr>
            <w:color w:val="auto"/>
            <w:sz w:val="28"/>
            <w:szCs w:val="28"/>
            <w:lang w:eastAsia="ru-RU"/>
          </w:rPr>
          <w:t xml:space="preserve"> </w:t>
        </w:r>
      </w:ins>
      <w:r w:rsidR="00E81AAD">
        <w:rPr>
          <w:color w:val="auto"/>
          <w:sz w:val="28"/>
          <w:szCs w:val="28"/>
          <w:lang w:eastAsia="ru-RU"/>
        </w:rPr>
        <w:t>пальців</w:t>
      </w:r>
      <w:ins w:id="650" w:author="ASD" w:date="2016-05-26T18:37:00Z">
        <w:r w:rsidRPr="00BF72C3">
          <w:rPr>
            <w:color w:val="auto"/>
            <w:sz w:val="28"/>
            <w:szCs w:val="28"/>
            <w:lang w:eastAsia="ru-RU"/>
          </w:rPr>
          <w:t>.</w:t>
        </w:r>
      </w:ins>
    </w:p>
    <w:p w:rsidR="00BF72C3" w:rsidRPr="00BF72C3" w:rsidRDefault="00BF72C3" w:rsidP="007D3CF1">
      <w:pPr>
        <w:pStyle w:val="3"/>
        <w:numPr>
          <w:ilvl w:val="0"/>
          <w:numId w:val="32"/>
        </w:numPr>
        <w:ind w:left="1440" w:hanging="720"/>
        <w:rPr>
          <w:ins w:id="651" w:author="ASD" w:date="2016-05-26T18:37:00Z"/>
        </w:rPr>
      </w:pPr>
      <w:bookmarkStart w:id="652" w:name="_Toc452065743"/>
      <w:ins w:id="653" w:author="ASD" w:date="2016-05-26T18:37:00Z">
        <w:r w:rsidRPr="00BF72C3">
          <w:t>Камера</w:t>
        </w:r>
        <w:bookmarkEnd w:id="652"/>
      </w:ins>
    </w:p>
    <w:p w:rsidR="00127E61" w:rsidRDefault="0017313B" w:rsidP="0017313B">
      <w:pPr>
        <w:pStyle w:val="a9"/>
        <w:shd w:val="clear" w:color="auto" w:fill="FFFFFF"/>
        <w:spacing w:before="0" w:beforeAutospacing="0" w:after="0" w:afterAutospacing="0" w:line="360" w:lineRule="auto"/>
        <w:ind w:firstLine="630"/>
        <w:rPr>
          <w:color w:val="auto"/>
          <w:sz w:val="28"/>
          <w:szCs w:val="28"/>
          <w:lang w:eastAsia="ru-RU"/>
        </w:rPr>
        <w:pPrChange w:id="654" w:author="ASD" w:date="2016-05-26T18:41:00Z">
          <w:pPr>
            <w:pStyle w:val="a9"/>
            <w:shd w:val="clear" w:color="auto" w:fill="FFFFFF"/>
            <w:spacing w:after="150" w:afterAutospacing="0" w:line="300" w:lineRule="atLeast"/>
          </w:pPr>
        </w:pPrChange>
      </w:pPr>
      <w:r>
        <w:rPr>
          <w:color w:val="auto"/>
          <w:sz w:val="28"/>
          <w:szCs w:val="28"/>
          <w:lang w:eastAsia="ru-RU"/>
        </w:rPr>
        <w:t>Смартфон має в собі досить слабкий модуль камери на сьогоднішній день</w:t>
      </w:r>
      <w:ins w:id="655" w:author="ASD" w:date="2016-05-26T18:37:00Z">
        <w:r w:rsidR="00BF72C3" w:rsidRPr="00BF72C3">
          <w:rPr>
            <w:color w:val="auto"/>
            <w:sz w:val="28"/>
            <w:szCs w:val="28"/>
            <w:lang w:eastAsia="ru-RU"/>
          </w:rPr>
          <w:t xml:space="preserve">. У </w:t>
        </w:r>
      </w:ins>
      <w:r>
        <w:rPr>
          <w:color w:val="auto"/>
          <w:sz w:val="28"/>
          <w:szCs w:val="28"/>
          <w:lang w:eastAsia="ru-RU"/>
        </w:rPr>
        <w:t>ньому</w:t>
      </w:r>
      <w:ins w:id="656" w:author="ASD" w:date="2016-05-26T18:37:00Z">
        <w:r w:rsidR="00BF72C3" w:rsidRPr="00BF72C3">
          <w:rPr>
            <w:color w:val="auto"/>
            <w:sz w:val="28"/>
            <w:szCs w:val="28"/>
            <w:lang w:eastAsia="ru-RU"/>
          </w:rPr>
          <w:t xml:space="preserve"> </w:t>
        </w:r>
      </w:ins>
      <w:r>
        <w:rPr>
          <w:color w:val="auto"/>
          <w:sz w:val="28"/>
          <w:szCs w:val="28"/>
          <w:lang w:eastAsia="ru-RU"/>
        </w:rPr>
        <w:t>встановлена</w:t>
      </w:r>
      <w:ins w:id="657" w:author="ASD" w:date="2016-05-26T18:37:00Z">
        <w:r w:rsidR="00BF72C3" w:rsidRPr="00BF72C3">
          <w:rPr>
            <w:color w:val="auto"/>
            <w:sz w:val="28"/>
            <w:szCs w:val="28"/>
            <w:lang w:eastAsia="ru-RU"/>
          </w:rPr>
          <w:t xml:space="preserve"> 5-мегапіксельна камера </w:t>
        </w:r>
      </w:ins>
      <w:r>
        <w:rPr>
          <w:color w:val="auto"/>
          <w:sz w:val="28"/>
          <w:szCs w:val="28"/>
          <w:lang w:eastAsia="ru-RU"/>
        </w:rPr>
        <w:t>із</w:t>
      </w:r>
      <w:ins w:id="658" w:author="ASD" w:date="2016-05-26T18:37:00Z">
        <w:r w:rsidR="00BF72C3" w:rsidRPr="00BF72C3">
          <w:rPr>
            <w:color w:val="auto"/>
            <w:sz w:val="28"/>
            <w:szCs w:val="28"/>
            <w:lang w:eastAsia="ru-RU"/>
          </w:rPr>
          <w:t xml:space="preserve"> спалахом і </w:t>
        </w:r>
        <w:proofErr w:type="spellStart"/>
        <w:r w:rsidR="00BF72C3" w:rsidRPr="00BF72C3">
          <w:rPr>
            <w:color w:val="auto"/>
            <w:sz w:val="28"/>
            <w:szCs w:val="28"/>
            <w:lang w:eastAsia="ru-RU"/>
          </w:rPr>
          <w:t>автофокусом</w:t>
        </w:r>
        <w:proofErr w:type="spellEnd"/>
        <w:r w:rsidR="00BF72C3" w:rsidRPr="00BF72C3">
          <w:rPr>
            <w:color w:val="auto"/>
            <w:sz w:val="28"/>
            <w:szCs w:val="28"/>
            <w:lang w:eastAsia="ru-RU"/>
          </w:rPr>
          <w:t xml:space="preserve">, але якість фотографій залишає бажати кращого, більш-менш гарні знімки </w:t>
        </w:r>
      </w:ins>
      <w:r>
        <w:rPr>
          <w:color w:val="auto"/>
          <w:sz w:val="28"/>
          <w:szCs w:val="28"/>
          <w:lang w:eastAsia="ru-RU"/>
        </w:rPr>
        <w:t>виходять</w:t>
      </w:r>
      <w:ins w:id="659" w:author="ASD" w:date="2016-05-26T18:37:00Z">
        <w:r w:rsidR="00BF72C3" w:rsidRPr="00BF72C3">
          <w:rPr>
            <w:color w:val="auto"/>
            <w:sz w:val="28"/>
            <w:szCs w:val="28"/>
            <w:lang w:eastAsia="ru-RU"/>
          </w:rPr>
          <w:t xml:space="preserve"> лише при великій кількості світла і то </w:t>
        </w:r>
        <w:proofErr w:type="spellStart"/>
        <w:r w:rsidR="00BF72C3" w:rsidRPr="00BF72C3">
          <w:rPr>
            <w:color w:val="auto"/>
            <w:sz w:val="28"/>
            <w:szCs w:val="28"/>
            <w:lang w:eastAsia="ru-RU"/>
          </w:rPr>
          <w:t>замилені</w:t>
        </w:r>
        <w:proofErr w:type="spellEnd"/>
        <w:r w:rsidR="00BF72C3" w:rsidRPr="00BF72C3">
          <w:rPr>
            <w:color w:val="auto"/>
            <w:sz w:val="28"/>
            <w:szCs w:val="28"/>
            <w:lang w:eastAsia="ru-RU"/>
          </w:rPr>
          <w:t xml:space="preserve">. Навіть при незначній нестачі освітлення, камера починає сильно шуміти і спалах тут мало чим допомагає. </w:t>
        </w:r>
        <w:proofErr w:type="spellStart"/>
        <w:r w:rsidR="00BF72C3" w:rsidRPr="00BF72C3">
          <w:rPr>
            <w:color w:val="auto"/>
            <w:sz w:val="28"/>
            <w:szCs w:val="28"/>
            <w:lang w:eastAsia="ru-RU"/>
          </w:rPr>
          <w:t>Автофоку</w:t>
        </w:r>
      </w:ins>
      <w:r>
        <w:rPr>
          <w:color w:val="auto"/>
          <w:sz w:val="28"/>
          <w:szCs w:val="28"/>
          <w:lang w:eastAsia="ru-RU"/>
        </w:rPr>
        <w:t>с</w:t>
      </w:r>
      <w:proofErr w:type="spellEnd"/>
      <w:ins w:id="660" w:author="ASD" w:date="2016-05-26T18:37:00Z">
        <w:r w:rsidR="00BF72C3" w:rsidRPr="00BF72C3">
          <w:rPr>
            <w:color w:val="auto"/>
            <w:sz w:val="28"/>
            <w:szCs w:val="28"/>
            <w:lang w:eastAsia="ru-RU"/>
          </w:rPr>
          <w:t xml:space="preserve"> часто </w:t>
        </w:r>
      </w:ins>
      <w:r>
        <w:rPr>
          <w:color w:val="auto"/>
          <w:sz w:val="28"/>
          <w:szCs w:val="28"/>
          <w:lang w:eastAsia="ru-RU"/>
        </w:rPr>
        <w:t>дає збій</w:t>
      </w:r>
      <w:ins w:id="661" w:author="ASD" w:date="2016-05-26T18:37:00Z">
        <w:r w:rsidR="00BF72C3" w:rsidRPr="00BF72C3">
          <w:rPr>
            <w:color w:val="auto"/>
            <w:sz w:val="28"/>
            <w:szCs w:val="28"/>
            <w:lang w:eastAsia="ru-RU"/>
          </w:rPr>
          <w:t>, під час фотографування текст</w:t>
        </w:r>
      </w:ins>
      <w:r>
        <w:rPr>
          <w:color w:val="auto"/>
          <w:sz w:val="28"/>
          <w:szCs w:val="28"/>
          <w:lang w:eastAsia="ru-RU"/>
        </w:rPr>
        <w:t>у.</w:t>
      </w:r>
    </w:p>
    <w:p w:rsidR="0017313B" w:rsidRDefault="0017313B" w:rsidP="0017313B">
      <w:pPr>
        <w:pStyle w:val="a9"/>
        <w:shd w:val="clear" w:color="auto" w:fill="FFFFFF"/>
        <w:spacing w:before="0" w:beforeAutospacing="0" w:after="0" w:afterAutospacing="0" w:line="360" w:lineRule="auto"/>
        <w:ind w:firstLine="630"/>
        <w:rPr>
          <w:color w:val="auto"/>
          <w:sz w:val="28"/>
          <w:szCs w:val="28"/>
          <w:lang w:eastAsia="ru-RU"/>
        </w:rPr>
      </w:pPr>
      <w:ins w:id="662" w:author="ASD" w:date="2016-05-26T18:38:00Z">
        <w:r w:rsidRPr="00BF72C3">
          <w:rPr>
            <w:color w:val="auto"/>
            <w:sz w:val="28"/>
            <w:szCs w:val="28"/>
            <w:lang w:eastAsia="ru-RU"/>
          </w:rPr>
          <w:t xml:space="preserve">Також є можливість писати відео в 480р, якість, як нескладно до-гадати, досить низька. Незрозуміло чому відсутній </w:t>
        </w:r>
        <w:proofErr w:type="spellStart"/>
        <w:r w:rsidRPr="00BF72C3">
          <w:rPr>
            <w:color w:val="auto"/>
            <w:sz w:val="28"/>
            <w:szCs w:val="28"/>
            <w:lang w:eastAsia="ru-RU"/>
          </w:rPr>
          <w:t>zoom</w:t>
        </w:r>
        <w:proofErr w:type="spellEnd"/>
        <w:r w:rsidRPr="00BF72C3">
          <w:rPr>
            <w:color w:val="auto"/>
            <w:sz w:val="28"/>
            <w:szCs w:val="28"/>
            <w:lang w:eastAsia="ru-RU"/>
          </w:rPr>
          <w:t xml:space="preserve"> при зйомці відео.</w:t>
        </w:r>
      </w:ins>
    </w:p>
    <w:p w:rsidR="0017313B" w:rsidRPr="00127E61" w:rsidRDefault="0017313B" w:rsidP="0017313B">
      <w:pPr>
        <w:pStyle w:val="a9"/>
        <w:shd w:val="clear" w:color="auto" w:fill="FFFFFF"/>
        <w:spacing w:before="0" w:beforeAutospacing="0" w:after="0" w:afterAutospacing="0" w:line="360" w:lineRule="auto"/>
        <w:rPr>
          <w:ins w:id="663" w:author="ASD" w:date="2016-05-26T18:34:00Z"/>
          <w:color w:val="auto"/>
          <w:sz w:val="28"/>
          <w:szCs w:val="28"/>
          <w:lang w:eastAsia="ru-RU"/>
          <w:rPrChange w:id="664" w:author="ASD" w:date="2016-05-26T18:34:00Z">
            <w:rPr>
              <w:ins w:id="665" w:author="ASD" w:date="2016-05-26T18:34:00Z"/>
              <w:rFonts w:ascii="Arial" w:hAnsi="Arial" w:cs="Arial"/>
              <w:color w:val="555555"/>
              <w:sz w:val="21"/>
              <w:szCs w:val="21"/>
            </w:rPr>
          </w:rPrChange>
        </w:rPr>
      </w:pPr>
    </w:p>
    <w:p w:rsidR="00127E61" w:rsidRPr="00127E61" w:rsidRDefault="00127E61" w:rsidP="0017313B">
      <w:pPr>
        <w:pStyle w:val="a9"/>
        <w:shd w:val="clear" w:color="auto" w:fill="FFFFFF"/>
        <w:spacing w:after="150" w:afterAutospacing="0" w:line="300" w:lineRule="atLeast"/>
        <w:jc w:val="center"/>
        <w:rPr>
          <w:ins w:id="666" w:author="ASD" w:date="2016-05-26T18:34:00Z"/>
          <w:color w:val="auto"/>
          <w:sz w:val="28"/>
          <w:szCs w:val="28"/>
          <w:lang w:eastAsia="ru-RU"/>
          <w:rPrChange w:id="667" w:author="ASD" w:date="2016-05-26T18:34:00Z">
            <w:rPr>
              <w:ins w:id="668" w:author="ASD" w:date="2016-05-26T18:34:00Z"/>
              <w:rFonts w:ascii="Arial" w:hAnsi="Arial" w:cs="Arial"/>
              <w:color w:val="555555"/>
              <w:sz w:val="21"/>
              <w:szCs w:val="21"/>
            </w:rPr>
          </w:rPrChange>
        </w:rPr>
        <w:pPrChange w:id="669" w:author="ASD" w:date="2016-05-26T18:41:00Z">
          <w:pPr>
            <w:pStyle w:val="a9"/>
            <w:shd w:val="clear" w:color="auto" w:fill="FFFFFF"/>
            <w:spacing w:after="150" w:afterAutospacing="0" w:line="300" w:lineRule="atLeast"/>
          </w:pPr>
        </w:pPrChange>
      </w:pPr>
      <w:ins w:id="670" w:author="ASD" w:date="2016-05-26T18:34:00Z">
        <w:r w:rsidRPr="00127E61">
          <w:rPr>
            <w:color w:val="auto"/>
            <w:sz w:val="28"/>
            <w:szCs w:val="28"/>
            <w:lang w:eastAsia="ru-RU"/>
            <w:rPrChange w:id="671" w:author="ASD" w:date="2016-05-26T18:34:00Z">
              <w:rPr>
                <w:rFonts w:ascii="Arial" w:hAnsi="Arial" w:cs="Arial"/>
                <w:noProof/>
                <w:color w:val="CB8D17"/>
                <w:sz w:val="21"/>
                <w:szCs w:val="21"/>
                <w:lang w:val="ru-RU" w:eastAsia="ru-RU"/>
              </w:rPr>
            </w:rPrChange>
          </w:rPr>
          <w:drawing>
            <wp:inline distT="0" distB="0" distL="0" distR="0" wp14:anchorId="520E52DD" wp14:editId="0A8DCF04">
              <wp:extent cx="1424940" cy="1068705"/>
              <wp:effectExtent l="0" t="0" r="3810" b="0"/>
              <wp:docPr id="77" name="Рисунок 77" descr="https://lh4.googleusercontent.com/-2V9vogI-_vI/T76Y7q4TcFI/AAAAAAAAEA0/ZW1IOR3GPL4/s912/CAM00007.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2V9vogI-_vI/T76Y7q4TcFI/AAAAAAAAEA0/ZW1IOR3GPL4/s912/CAM00007.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4940" cy="1068705"/>
                      </a:xfrm>
                      <a:prstGeom prst="rect">
                        <a:avLst/>
                      </a:prstGeom>
                      <a:noFill/>
                      <a:ln>
                        <a:noFill/>
                      </a:ln>
                    </pic:spPr>
                  </pic:pic>
                </a:graphicData>
              </a:graphic>
            </wp:inline>
          </w:drawing>
        </w:r>
        <w:r w:rsidRPr="00127E61">
          <w:rPr>
            <w:color w:val="auto"/>
            <w:sz w:val="28"/>
            <w:szCs w:val="28"/>
            <w:lang w:eastAsia="ru-RU"/>
            <w:rPrChange w:id="672" w:author="ASD" w:date="2016-05-26T18:34:00Z">
              <w:rPr>
                <w:rFonts w:ascii="Arial" w:hAnsi="Arial" w:cs="Arial"/>
                <w:noProof/>
                <w:color w:val="CB8D17"/>
                <w:sz w:val="21"/>
                <w:szCs w:val="21"/>
                <w:lang w:val="ru-RU" w:eastAsia="ru-RU"/>
              </w:rPr>
            </w:rPrChange>
          </w:rPr>
          <w:drawing>
            <wp:inline distT="0" distB="0" distL="0" distR="0" wp14:anchorId="7D4B810D" wp14:editId="54A2BD31">
              <wp:extent cx="1424940" cy="1068705"/>
              <wp:effectExtent l="0" t="0" r="3810" b="0"/>
              <wp:docPr id="76" name="Рисунок 76" descr="https://lh6.googleusercontent.com/--ISrOwZxssw/T76ZAA7vXiI/AAAAAAAAEBg/45bNUEjK1cU/s912/CAM0001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ISrOwZxssw/T76ZAA7vXiI/AAAAAAAAEBg/45bNUEjK1cU/s912/CAM00011.jpg">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4940" cy="1068705"/>
                      </a:xfrm>
                      <a:prstGeom prst="rect">
                        <a:avLst/>
                      </a:prstGeom>
                      <a:noFill/>
                      <a:ln>
                        <a:noFill/>
                      </a:ln>
                    </pic:spPr>
                  </pic:pic>
                </a:graphicData>
              </a:graphic>
            </wp:inline>
          </w:drawing>
        </w:r>
        <w:r w:rsidRPr="00127E61">
          <w:rPr>
            <w:color w:val="auto"/>
            <w:sz w:val="28"/>
            <w:szCs w:val="28"/>
            <w:lang w:eastAsia="ru-RU"/>
            <w:rPrChange w:id="673" w:author="ASD" w:date="2016-05-26T18:34:00Z">
              <w:rPr>
                <w:rFonts w:ascii="Arial" w:hAnsi="Arial" w:cs="Arial"/>
                <w:noProof/>
                <w:color w:val="CB8D17"/>
                <w:sz w:val="21"/>
                <w:szCs w:val="21"/>
                <w:lang w:val="ru-RU" w:eastAsia="ru-RU"/>
              </w:rPr>
            </w:rPrChange>
          </w:rPr>
          <w:drawing>
            <wp:inline distT="0" distB="0" distL="0" distR="0" wp14:anchorId="0240E92E" wp14:editId="0F3E3E2A">
              <wp:extent cx="1424940" cy="1068705"/>
              <wp:effectExtent l="0" t="0" r="3810" b="0"/>
              <wp:docPr id="75" name="Рисунок 75" descr="https://lh6.googleusercontent.com/-cGmp-d2rI4A/T76Y-UYaVoI/AAAAAAAAEBQ/6AvF16-RFwI/s912/CAM00032.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cGmp-d2rI4A/T76Y-UYaVoI/AAAAAAAAEBQ/6AvF16-RFwI/s912/CAM00032.jpg">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4940" cy="1068705"/>
                      </a:xfrm>
                      <a:prstGeom prst="rect">
                        <a:avLst/>
                      </a:prstGeom>
                      <a:noFill/>
                      <a:ln>
                        <a:noFill/>
                      </a:ln>
                    </pic:spPr>
                  </pic:pic>
                </a:graphicData>
              </a:graphic>
            </wp:inline>
          </w:drawing>
        </w:r>
        <w:r w:rsidRPr="00127E61">
          <w:rPr>
            <w:color w:val="auto"/>
            <w:sz w:val="28"/>
            <w:szCs w:val="28"/>
            <w:lang w:eastAsia="ru-RU"/>
            <w:rPrChange w:id="674" w:author="ASD" w:date="2016-05-26T18:34:00Z">
              <w:rPr>
                <w:rFonts w:ascii="Arial" w:hAnsi="Arial" w:cs="Arial"/>
                <w:noProof/>
                <w:color w:val="CB8D17"/>
                <w:sz w:val="21"/>
                <w:szCs w:val="21"/>
                <w:lang w:val="ru-RU" w:eastAsia="ru-RU"/>
              </w:rPr>
            </w:rPrChange>
          </w:rPr>
          <w:drawing>
            <wp:inline distT="0" distB="0" distL="0" distR="0" wp14:anchorId="61E38A6E" wp14:editId="71427F24">
              <wp:extent cx="1424940" cy="1068705"/>
              <wp:effectExtent l="0" t="0" r="3810" b="0"/>
              <wp:docPr id="74" name="Рисунок 74" descr="https://lh3.googleusercontent.com/-S2myg8h7T7M/T76ZAj8GRII/AAAAAAAAEBk/LmZapreckeY/s912/CAM00037.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2myg8h7T7M/T76ZAj8GRII/AAAAAAAAEBk/LmZapreckeY/s912/CAM00037.jpg">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4940" cy="1068705"/>
                      </a:xfrm>
                      <a:prstGeom prst="rect">
                        <a:avLst/>
                      </a:prstGeom>
                      <a:noFill/>
                      <a:ln>
                        <a:noFill/>
                      </a:ln>
                    </pic:spPr>
                  </pic:pic>
                </a:graphicData>
              </a:graphic>
            </wp:inline>
          </w:drawing>
        </w:r>
      </w:ins>
    </w:p>
    <w:p w:rsidR="00127E61" w:rsidRDefault="00127E61" w:rsidP="0017313B">
      <w:pPr>
        <w:pStyle w:val="a9"/>
        <w:shd w:val="clear" w:color="auto" w:fill="FFFFFF"/>
        <w:spacing w:after="150" w:afterAutospacing="0" w:line="300" w:lineRule="atLeast"/>
        <w:jc w:val="center"/>
        <w:rPr>
          <w:color w:val="auto"/>
          <w:sz w:val="28"/>
          <w:szCs w:val="28"/>
          <w:lang w:eastAsia="ru-RU"/>
        </w:rPr>
        <w:pPrChange w:id="675" w:author="ASD" w:date="2016-05-26T18:41:00Z">
          <w:pPr>
            <w:pStyle w:val="a9"/>
            <w:shd w:val="clear" w:color="auto" w:fill="FFFFFF"/>
            <w:spacing w:after="150" w:afterAutospacing="0" w:line="300" w:lineRule="atLeast"/>
          </w:pPr>
        </w:pPrChange>
      </w:pPr>
      <w:ins w:id="676" w:author="ASD" w:date="2016-05-26T18:34:00Z">
        <w:r w:rsidRPr="00127E61">
          <w:rPr>
            <w:color w:val="auto"/>
            <w:sz w:val="28"/>
            <w:szCs w:val="28"/>
            <w:lang w:eastAsia="ru-RU"/>
            <w:rPrChange w:id="677" w:author="ASD" w:date="2016-05-26T18:34:00Z">
              <w:rPr>
                <w:rFonts w:ascii="Arial" w:hAnsi="Arial" w:cs="Arial"/>
                <w:noProof/>
                <w:color w:val="CB8D17"/>
                <w:sz w:val="21"/>
                <w:szCs w:val="21"/>
                <w:lang w:val="ru-RU" w:eastAsia="ru-RU"/>
              </w:rPr>
            </w:rPrChange>
          </w:rPr>
          <w:drawing>
            <wp:inline distT="0" distB="0" distL="0" distR="0" wp14:anchorId="1F147879" wp14:editId="6F5E7F1D">
              <wp:extent cx="1424940" cy="1068705"/>
              <wp:effectExtent l="0" t="0" r="3810" b="0"/>
              <wp:docPr id="73" name="Рисунок 73" descr="https://lh5.googleusercontent.com/--YZuDe5ZGDU/T76ZAwqD56I/AAAAAAAAEBo/qjcDZ1LL3Zk/s912/CAM00038.jp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YZuDe5ZGDU/T76ZAwqD56I/AAAAAAAAEBo/qjcDZ1LL3Zk/s912/CAM00038.jpg">
                        <a:hlinkClick r:id="rId19"/>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4940" cy="1068705"/>
                      </a:xfrm>
                      <a:prstGeom prst="rect">
                        <a:avLst/>
                      </a:prstGeom>
                      <a:noFill/>
                      <a:ln>
                        <a:noFill/>
                      </a:ln>
                    </pic:spPr>
                  </pic:pic>
                </a:graphicData>
              </a:graphic>
            </wp:inline>
          </w:drawing>
        </w:r>
        <w:r w:rsidRPr="00127E61">
          <w:rPr>
            <w:color w:val="auto"/>
            <w:sz w:val="28"/>
            <w:szCs w:val="28"/>
            <w:lang w:eastAsia="ru-RU"/>
            <w:rPrChange w:id="678" w:author="ASD" w:date="2016-05-26T18:34:00Z">
              <w:rPr>
                <w:rFonts w:ascii="Arial" w:hAnsi="Arial" w:cs="Arial"/>
                <w:noProof/>
                <w:color w:val="CB8D17"/>
                <w:sz w:val="21"/>
                <w:szCs w:val="21"/>
                <w:lang w:val="ru-RU" w:eastAsia="ru-RU"/>
              </w:rPr>
            </w:rPrChange>
          </w:rPr>
          <w:drawing>
            <wp:inline distT="0" distB="0" distL="0" distR="0" wp14:anchorId="173F6E7A" wp14:editId="777E0A5F">
              <wp:extent cx="1424940" cy="1068705"/>
              <wp:effectExtent l="0" t="0" r="3810" b="0"/>
              <wp:docPr id="72" name="Рисунок 72" descr="https://lh5.googleusercontent.com/-0HUERRb0R-c/T76ZBkao5RI/AAAAAAAAEB0/WM0MMti6H3M/s912/CAM00041.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0HUERRb0R-c/T76ZBkao5RI/AAAAAAAAEB0/WM0MMti6H3M/s912/CAM00041.jpg">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4940" cy="1068705"/>
                      </a:xfrm>
                      <a:prstGeom prst="rect">
                        <a:avLst/>
                      </a:prstGeom>
                      <a:noFill/>
                      <a:ln>
                        <a:noFill/>
                      </a:ln>
                    </pic:spPr>
                  </pic:pic>
                </a:graphicData>
              </a:graphic>
            </wp:inline>
          </w:drawing>
        </w:r>
        <w:r w:rsidRPr="00127E61">
          <w:rPr>
            <w:color w:val="auto"/>
            <w:sz w:val="28"/>
            <w:szCs w:val="28"/>
            <w:lang w:eastAsia="ru-RU"/>
            <w:rPrChange w:id="679" w:author="ASD" w:date="2016-05-26T18:34:00Z">
              <w:rPr>
                <w:rFonts w:ascii="Arial" w:hAnsi="Arial" w:cs="Arial"/>
                <w:noProof/>
                <w:color w:val="CB8D17"/>
                <w:sz w:val="21"/>
                <w:szCs w:val="21"/>
                <w:lang w:val="ru-RU" w:eastAsia="ru-RU"/>
              </w:rPr>
            </w:rPrChange>
          </w:rPr>
          <w:drawing>
            <wp:inline distT="0" distB="0" distL="0" distR="0" wp14:anchorId="3960C65D" wp14:editId="50A6AE55">
              <wp:extent cx="1424940" cy="1068705"/>
              <wp:effectExtent l="0" t="0" r="3810" b="0"/>
              <wp:docPr id="71" name="Рисунок 71" descr="https://lh6.googleusercontent.com/-ReATZ4oFYNs/T76Y7ENPIUI/AAAAAAAAEAw/Wp84aVeP7-Q/s912/CAM00005.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ReATZ4oFYNs/T76Y7ENPIUI/AAAAAAAAEAw/Wp84aVeP7-Q/s912/CAM00005.jpg">
                        <a:hlinkClick r:id="rId23"/>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24940" cy="1068705"/>
                      </a:xfrm>
                      <a:prstGeom prst="rect">
                        <a:avLst/>
                      </a:prstGeom>
                      <a:noFill/>
                      <a:ln>
                        <a:noFill/>
                      </a:ln>
                    </pic:spPr>
                  </pic:pic>
                </a:graphicData>
              </a:graphic>
            </wp:inline>
          </w:drawing>
        </w:r>
      </w:ins>
    </w:p>
    <w:p w:rsidR="0017313B" w:rsidRDefault="0017313B" w:rsidP="0017313B">
      <w:pPr>
        <w:pStyle w:val="a9"/>
        <w:shd w:val="clear" w:color="auto" w:fill="FFFFFF"/>
        <w:spacing w:after="150" w:afterAutospacing="0" w:line="300" w:lineRule="atLeast"/>
        <w:jc w:val="center"/>
        <w:rPr>
          <w:color w:val="auto"/>
          <w:sz w:val="28"/>
          <w:szCs w:val="28"/>
          <w:lang w:eastAsia="ru-RU"/>
        </w:rPr>
      </w:pPr>
      <w:r>
        <w:rPr>
          <w:color w:val="auto"/>
          <w:sz w:val="28"/>
          <w:szCs w:val="28"/>
          <w:lang w:eastAsia="ru-RU"/>
        </w:rPr>
        <w:t>Рис. 2.4 Демонстрація роботи модуля камери смартфона</w:t>
      </w:r>
    </w:p>
    <w:p w:rsidR="0017313B" w:rsidRPr="00127E61" w:rsidRDefault="0017313B" w:rsidP="0017313B">
      <w:pPr>
        <w:pStyle w:val="a9"/>
        <w:shd w:val="clear" w:color="auto" w:fill="FFFFFF"/>
        <w:spacing w:after="150" w:afterAutospacing="0" w:line="300" w:lineRule="atLeast"/>
        <w:jc w:val="center"/>
        <w:rPr>
          <w:ins w:id="680" w:author="ASD" w:date="2016-05-26T18:34:00Z"/>
          <w:color w:val="auto"/>
          <w:sz w:val="28"/>
          <w:szCs w:val="28"/>
          <w:lang w:eastAsia="ru-RU"/>
          <w:rPrChange w:id="681" w:author="ASD" w:date="2016-05-26T18:34:00Z">
            <w:rPr>
              <w:ins w:id="682" w:author="ASD" w:date="2016-05-26T18:34:00Z"/>
              <w:rFonts w:ascii="Arial" w:hAnsi="Arial" w:cs="Arial"/>
              <w:color w:val="555555"/>
              <w:sz w:val="21"/>
              <w:szCs w:val="21"/>
            </w:rPr>
          </w:rPrChange>
        </w:rPr>
      </w:pPr>
    </w:p>
    <w:p w:rsidR="00BF72C3" w:rsidRPr="00BF72C3" w:rsidRDefault="0017313B" w:rsidP="0017313B">
      <w:pPr>
        <w:pStyle w:val="3"/>
        <w:numPr>
          <w:ilvl w:val="0"/>
          <w:numId w:val="32"/>
        </w:numPr>
        <w:ind w:left="1440" w:hanging="720"/>
        <w:rPr>
          <w:ins w:id="683" w:author="ASD" w:date="2016-05-26T18:38:00Z"/>
        </w:rPr>
        <w:pPrChange w:id="684" w:author="ASD" w:date="2016-05-26T18:41:00Z">
          <w:pPr>
            <w:pStyle w:val="a9"/>
            <w:shd w:val="clear" w:color="auto" w:fill="FFFFFF"/>
            <w:spacing w:after="150" w:line="300" w:lineRule="atLeast"/>
          </w:pPr>
        </w:pPrChange>
      </w:pPr>
      <w:bookmarkStart w:id="685" w:name="_Toc452065744"/>
      <w:r>
        <w:rPr>
          <w:lang w:val="uk-UA"/>
        </w:rPr>
        <w:lastRenderedPageBreak/>
        <w:t>П</w:t>
      </w:r>
      <w:proofErr w:type="spellStart"/>
      <w:ins w:id="686" w:author="ASD" w:date="2016-05-26T18:38:00Z">
        <w:r w:rsidR="00BF72C3" w:rsidRPr="00BF72C3">
          <w:t>родуктивність</w:t>
        </w:r>
        <w:bookmarkEnd w:id="685"/>
        <w:proofErr w:type="spellEnd"/>
      </w:ins>
    </w:p>
    <w:p w:rsidR="00BF72C3" w:rsidRDefault="00E40D42" w:rsidP="00E40D42">
      <w:pPr>
        <w:pStyle w:val="a9"/>
        <w:shd w:val="clear" w:color="auto" w:fill="FFFFFF"/>
        <w:spacing w:before="0" w:beforeAutospacing="0" w:after="0" w:afterAutospacing="0" w:line="360" w:lineRule="auto"/>
        <w:ind w:firstLine="630"/>
        <w:rPr>
          <w:color w:val="auto"/>
          <w:sz w:val="28"/>
          <w:szCs w:val="28"/>
          <w:lang w:eastAsia="ru-RU"/>
        </w:rPr>
      </w:pPr>
      <w:r>
        <w:rPr>
          <w:color w:val="auto"/>
          <w:sz w:val="28"/>
          <w:szCs w:val="28"/>
          <w:lang w:eastAsia="ru-RU"/>
        </w:rPr>
        <w:t>У ньому встановлений процесор</w:t>
      </w:r>
      <w:ins w:id="687" w:author="ASD" w:date="2016-05-26T18:38:00Z">
        <w:r w:rsidR="00BF72C3" w:rsidRPr="00BF72C3">
          <w:rPr>
            <w:color w:val="auto"/>
            <w:sz w:val="28"/>
            <w:szCs w:val="28"/>
            <w:lang w:eastAsia="ru-RU"/>
          </w:rPr>
          <w:t xml:space="preserve"> </w:t>
        </w:r>
        <w:proofErr w:type="spellStart"/>
        <w:r w:rsidR="00BF72C3" w:rsidRPr="00BF72C3">
          <w:rPr>
            <w:color w:val="auto"/>
            <w:sz w:val="28"/>
            <w:szCs w:val="28"/>
            <w:lang w:eastAsia="ru-RU"/>
          </w:rPr>
          <w:t>Qualcomm</w:t>
        </w:r>
        <w:proofErr w:type="spellEnd"/>
        <w:r w:rsidR="00BF72C3" w:rsidRPr="00BF72C3">
          <w:rPr>
            <w:color w:val="auto"/>
            <w:sz w:val="28"/>
            <w:szCs w:val="28"/>
            <w:lang w:eastAsia="ru-RU"/>
          </w:rPr>
          <w:t xml:space="preserve"> MSM7227, виконаний по архітектурі </w:t>
        </w:r>
        <w:proofErr w:type="spellStart"/>
        <w:r w:rsidR="00BF72C3" w:rsidRPr="00BF72C3">
          <w:rPr>
            <w:color w:val="auto"/>
            <w:sz w:val="28"/>
            <w:szCs w:val="28"/>
            <w:lang w:eastAsia="ru-RU"/>
          </w:rPr>
          <w:t>Cortex</w:t>
        </w:r>
        <w:proofErr w:type="spellEnd"/>
        <w:r w:rsidR="00BF72C3" w:rsidRPr="00BF72C3">
          <w:rPr>
            <w:color w:val="auto"/>
            <w:sz w:val="28"/>
            <w:szCs w:val="28"/>
            <w:lang w:eastAsia="ru-RU"/>
          </w:rPr>
          <w:t xml:space="preserve"> A5 і відео</w:t>
        </w:r>
      </w:ins>
      <w:r>
        <w:rPr>
          <w:color w:val="auto"/>
          <w:sz w:val="28"/>
          <w:szCs w:val="28"/>
          <w:lang w:eastAsia="ru-RU"/>
        </w:rPr>
        <w:t>-прискорювач</w:t>
      </w:r>
      <w:ins w:id="688" w:author="ASD" w:date="2016-05-26T18:38:00Z">
        <w:r w:rsidR="00BF72C3" w:rsidRPr="00BF72C3">
          <w:rPr>
            <w:color w:val="auto"/>
            <w:sz w:val="28"/>
            <w:szCs w:val="28"/>
            <w:lang w:eastAsia="ru-RU"/>
          </w:rPr>
          <w:t xml:space="preserve"> </w:t>
        </w:r>
        <w:proofErr w:type="spellStart"/>
        <w:r w:rsidR="00BF72C3" w:rsidRPr="00BF72C3">
          <w:rPr>
            <w:color w:val="auto"/>
            <w:sz w:val="28"/>
            <w:szCs w:val="28"/>
            <w:lang w:eastAsia="ru-RU"/>
          </w:rPr>
          <w:t>Adreno</w:t>
        </w:r>
        <w:proofErr w:type="spellEnd"/>
        <w:r w:rsidR="00BF72C3" w:rsidRPr="00BF72C3">
          <w:rPr>
            <w:color w:val="auto"/>
            <w:sz w:val="28"/>
            <w:szCs w:val="28"/>
            <w:lang w:eastAsia="ru-RU"/>
          </w:rPr>
          <w:t xml:space="preserve"> 200, доповнені 512 мегабайтами оперативної пам'яті. При цьому, частота процесора збільшена з </w:t>
        </w:r>
        <w:proofErr w:type="spellStart"/>
        <w:r w:rsidR="00BF72C3" w:rsidRPr="00BF72C3">
          <w:rPr>
            <w:color w:val="auto"/>
            <w:sz w:val="28"/>
            <w:szCs w:val="28"/>
            <w:lang w:eastAsia="ru-RU"/>
          </w:rPr>
          <w:t>стандарних</w:t>
        </w:r>
        <w:proofErr w:type="spellEnd"/>
        <w:r w:rsidR="00BF72C3" w:rsidRPr="00BF72C3">
          <w:rPr>
            <w:color w:val="auto"/>
            <w:sz w:val="28"/>
            <w:szCs w:val="28"/>
            <w:lang w:eastAsia="ru-RU"/>
          </w:rPr>
          <w:t xml:space="preserve"> 600 МГц до 1 </w:t>
        </w:r>
        <w:proofErr w:type="spellStart"/>
        <w:r w:rsidR="00BF72C3" w:rsidRPr="00BF72C3">
          <w:rPr>
            <w:color w:val="auto"/>
            <w:sz w:val="28"/>
            <w:szCs w:val="28"/>
            <w:lang w:eastAsia="ru-RU"/>
          </w:rPr>
          <w:t>ГГц</w:t>
        </w:r>
        <w:proofErr w:type="spellEnd"/>
        <w:r w:rsidR="00BF72C3" w:rsidRPr="00BF72C3">
          <w:rPr>
            <w:color w:val="auto"/>
            <w:sz w:val="28"/>
            <w:szCs w:val="28"/>
            <w:lang w:eastAsia="ru-RU"/>
          </w:rPr>
          <w:t xml:space="preserve">. На перший погляд, ця пара гідно проявляє себе в </w:t>
        </w:r>
        <w:proofErr w:type="spellStart"/>
        <w:r w:rsidR="00BF72C3" w:rsidRPr="00BF72C3">
          <w:rPr>
            <w:color w:val="auto"/>
            <w:sz w:val="28"/>
            <w:szCs w:val="28"/>
            <w:lang w:eastAsia="ru-RU"/>
          </w:rPr>
          <w:t>бенчмарках</w:t>
        </w:r>
        <w:proofErr w:type="spellEnd"/>
        <w:r w:rsidR="00BF72C3" w:rsidRPr="00BF72C3">
          <w:rPr>
            <w:color w:val="auto"/>
            <w:sz w:val="28"/>
            <w:szCs w:val="28"/>
            <w:lang w:eastAsia="ru-RU"/>
          </w:rPr>
          <w:t xml:space="preserve">, на рівні старих одноядерних флагманів, </w:t>
        </w:r>
        <w:proofErr w:type="spellStart"/>
        <w:r w:rsidR="00BF72C3" w:rsidRPr="00BF72C3">
          <w:rPr>
            <w:color w:val="auto"/>
            <w:sz w:val="28"/>
            <w:szCs w:val="28"/>
            <w:lang w:eastAsia="ru-RU"/>
          </w:rPr>
          <w:t>Galaxy</w:t>
        </w:r>
        <w:proofErr w:type="spellEnd"/>
        <w:r w:rsidR="00BF72C3" w:rsidRPr="00BF72C3">
          <w:rPr>
            <w:color w:val="auto"/>
            <w:sz w:val="28"/>
            <w:szCs w:val="28"/>
            <w:lang w:eastAsia="ru-RU"/>
          </w:rPr>
          <w:t xml:space="preserve"> S або </w:t>
        </w:r>
        <w:proofErr w:type="spellStart"/>
        <w:r w:rsidR="00BF72C3" w:rsidRPr="00BF72C3">
          <w:rPr>
            <w:color w:val="auto"/>
            <w:sz w:val="28"/>
            <w:szCs w:val="28"/>
            <w:lang w:eastAsia="ru-RU"/>
          </w:rPr>
          <w:t>Desire</w:t>
        </w:r>
        <w:proofErr w:type="spellEnd"/>
        <w:r w:rsidR="00BF72C3" w:rsidRPr="00BF72C3">
          <w:rPr>
            <w:color w:val="auto"/>
            <w:sz w:val="28"/>
            <w:szCs w:val="28"/>
            <w:lang w:eastAsia="ru-RU"/>
          </w:rPr>
          <w:t xml:space="preserve"> HD</w:t>
        </w:r>
      </w:ins>
      <w:r>
        <w:rPr>
          <w:color w:val="auto"/>
          <w:sz w:val="28"/>
          <w:szCs w:val="28"/>
          <w:lang w:eastAsia="ru-RU"/>
        </w:rPr>
        <w:t xml:space="preserve">, але порівняно із сучасними моделями вона є досить відсталою. </w:t>
      </w:r>
    </w:p>
    <w:p w:rsidR="00B2116F" w:rsidRPr="007E4F40" w:rsidRDefault="00B2116F" w:rsidP="00B2116F">
      <w:pPr>
        <w:pStyle w:val="a9"/>
        <w:shd w:val="clear" w:color="auto" w:fill="FFFFFF"/>
        <w:spacing w:before="0" w:beforeAutospacing="0" w:after="0" w:afterAutospacing="0" w:line="360" w:lineRule="auto"/>
        <w:ind w:firstLine="630"/>
        <w:jc w:val="right"/>
        <w:rPr>
          <w:color w:val="auto"/>
          <w:sz w:val="28"/>
          <w:szCs w:val="28"/>
          <w:lang w:eastAsia="ru-RU"/>
        </w:rPr>
      </w:pPr>
      <w:r>
        <w:rPr>
          <w:color w:val="auto"/>
          <w:sz w:val="28"/>
          <w:szCs w:val="28"/>
          <w:lang w:eastAsia="ru-RU"/>
        </w:rPr>
        <w:t>Таблиця 2.1</w:t>
      </w:r>
    </w:p>
    <w:tbl>
      <w:tblPr>
        <w:tblStyle w:val="a8"/>
        <w:tblW w:w="0" w:type="auto"/>
        <w:tblLook w:val="04A0" w:firstRow="1" w:lastRow="0" w:firstColumn="1" w:lastColumn="0" w:noHBand="0" w:noVBand="1"/>
      </w:tblPr>
      <w:tblGrid>
        <w:gridCol w:w="3055"/>
        <w:gridCol w:w="6289"/>
      </w:tblGrid>
      <w:tr w:rsidR="00B2116F" w:rsidRPr="007E4F40" w:rsidTr="00D52597">
        <w:tc>
          <w:tcPr>
            <w:tcW w:w="3055"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Процесор</w:t>
            </w:r>
            <w:r w:rsidRPr="007E4F40">
              <w:rPr>
                <w:color w:val="auto"/>
                <w:lang w:eastAsia="ru-RU"/>
              </w:rPr>
              <w:t> </w:t>
            </w:r>
          </w:p>
        </w:tc>
        <w:tc>
          <w:tcPr>
            <w:tcW w:w="6290"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proofErr w:type="spellStart"/>
            <w:r w:rsidRPr="007E4F40">
              <w:rPr>
                <w:color w:val="auto"/>
                <w:sz w:val="28"/>
                <w:szCs w:val="28"/>
                <w:lang w:eastAsia="ru-RU"/>
              </w:rPr>
              <w:t>Qualcomm</w:t>
            </w:r>
            <w:proofErr w:type="spellEnd"/>
            <w:r w:rsidRPr="007E4F40">
              <w:rPr>
                <w:color w:val="auto"/>
                <w:sz w:val="28"/>
                <w:szCs w:val="28"/>
                <w:lang w:eastAsia="ru-RU"/>
              </w:rPr>
              <w:t xml:space="preserve"> </w:t>
            </w:r>
            <w:proofErr w:type="spellStart"/>
            <w:r w:rsidRPr="007E4F40">
              <w:rPr>
                <w:color w:val="auto"/>
                <w:sz w:val="28"/>
                <w:szCs w:val="28"/>
                <w:lang w:eastAsia="ru-RU"/>
              </w:rPr>
              <w:t>Snapdragon</w:t>
            </w:r>
            <w:proofErr w:type="spellEnd"/>
            <w:r w:rsidRPr="007E4F40">
              <w:rPr>
                <w:color w:val="auto"/>
                <w:sz w:val="28"/>
                <w:szCs w:val="28"/>
                <w:lang w:eastAsia="ru-RU"/>
              </w:rPr>
              <w:t xml:space="preserve"> S1 MSM7227A + GPU </w:t>
            </w:r>
            <w:proofErr w:type="spellStart"/>
            <w:r w:rsidRPr="007E4F40">
              <w:rPr>
                <w:color w:val="auto"/>
                <w:sz w:val="28"/>
                <w:szCs w:val="28"/>
                <w:lang w:eastAsia="ru-RU"/>
              </w:rPr>
              <w:t>Adreno</w:t>
            </w:r>
            <w:proofErr w:type="spellEnd"/>
            <w:r w:rsidRPr="007E4F40">
              <w:rPr>
                <w:color w:val="auto"/>
                <w:sz w:val="28"/>
                <w:szCs w:val="28"/>
                <w:lang w:eastAsia="ru-RU"/>
              </w:rPr>
              <w:t xml:space="preserve"> 200</w:t>
            </w:r>
          </w:p>
        </w:tc>
      </w:tr>
      <w:tr w:rsidR="00B2116F" w:rsidRPr="007E4F40" w:rsidTr="00D52597">
        <w:tc>
          <w:tcPr>
            <w:tcW w:w="3055"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Тип ядра</w:t>
            </w:r>
          </w:p>
        </w:tc>
        <w:tc>
          <w:tcPr>
            <w:tcW w:w="6290"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Cortex-A5</w:t>
            </w:r>
          </w:p>
        </w:tc>
      </w:tr>
      <w:tr w:rsidR="00B2116F" w:rsidRPr="007E4F40" w:rsidTr="00D52597">
        <w:tc>
          <w:tcPr>
            <w:tcW w:w="3055"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 xml:space="preserve">Кількість </w:t>
            </w:r>
            <w:proofErr w:type="spellStart"/>
            <w:r w:rsidRPr="007E4F40">
              <w:rPr>
                <w:color w:val="auto"/>
                <w:sz w:val="28"/>
                <w:szCs w:val="28"/>
                <w:lang w:eastAsia="ru-RU"/>
              </w:rPr>
              <w:t>ядер</w:t>
            </w:r>
            <w:proofErr w:type="spellEnd"/>
          </w:p>
        </w:tc>
        <w:tc>
          <w:tcPr>
            <w:tcW w:w="6290"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1</w:t>
            </w:r>
          </w:p>
        </w:tc>
      </w:tr>
      <w:tr w:rsidR="00B2116F" w:rsidRPr="007E4F40" w:rsidTr="00D52597">
        <w:tc>
          <w:tcPr>
            <w:tcW w:w="3055"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 xml:space="preserve">Частота, </w:t>
            </w:r>
            <w:proofErr w:type="spellStart"/>
            <w:r w:rsidRPr="007E4F40">
              <w:rPr>
                <w:color w:val="auto"/>
                <w:sz w:val="28"/>
                <w:szCs w:val="28"/>
                <w:lang w:eastAsia="ru-RU"/>
              </w:rPr>
              <w:t>ГГц</w:t>
            </w:r>
            <w:proofErr w:type="spellEnd"/>
          </w:p>
        </w:tc>
        <w:tc>
          <w:tcPr>
            <w:tcW w:w="6290"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1</w:t>
            </w:r>
          </w:p>
        </w:tc>
      </w:tr>
      <w:tr w:rsidR="00B2116F" w:rsidRPr="007E4F40" w:rsidTr="00D52597">
        <w:tc>
          <w:tcPr>
            <w:tcW w:w="3055"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proofErr w:type="spellStart"/>
            <w:r w:rsidRPr="007E4F40">
              <w:rPr>
                <w:color w:val="auto"/>
                <w:sz w:val="28"/>
                <w:szCs w:val="28"/>
                <w:lang w:eastAsia="ru-RU"/>
              </w:rPr>
              <w:t>Слот</w:t>
            </w:r>
            <w:proofErr w:type="spellEnd"/>
            <w:r w:rsidRPr="007E4F40">
              <w:rPr>
                <w:color w:val="auto"/>
                <w:sz w:val="28"/>
                <w:szCs w:val="28"/>
                <w:lang w:eastAsia="ru-RU"/>
              </w:rPr>
              <w:t xml:space="preserve"> розширення</w:t>
            </w:r>
          </w:p>
        </w:tc>
        <w:tc>
          <w:tcPr>
            <w:tcW w:w="6290"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proofErr w:type="spellStart"/>
            <w:r w:rsidRPr="007E4F40">
              <w:rPr>
                <w:color w:val="auto"/>
                <w:sz w:val="28"/>
                <w:szCs w:val="28"/>
                <w:lang w:eastAsia="ru-RU"/>
              </w:rPr>
              <w:t>microSD</w:t>
            </w:r>
            <w:proofErr w:type="spellEnd"/>
            <w:r w:rsidRPr="007E4F40">
              <w:rPr>
                <w:color w:val="auto"/>
                <w:sz w:val="28"/>
                <w:szCs w:val="28"/>
                <w:lang w:eastAsia="ru-RU"/>
              </w:rPr>
              <w:t>/SDHC (до 32 ГБ)</w:t>
            </w:r>
          </w:p>
        </w:tc>
      </w:tr>
      <w:tr w:rsidR="00B2116F" w:rsidRPr="007E4F40" w:rsidTr="00D52597">
        <w:tc>
          <w:tcPr>
            <w:tcW w:w="3055"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Оперативна пам'ять, ГБ</w:t>
            </w:r>
          </w:p>
        </w:tc>
        <w:tc>
          <w:tcPr>
            <w:tcW w:w="6290"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0,5</w:t>
            </w:r>
          </w:p>
        </w:tc>
      </w:tr>
      <w:tr w:rsidR="00B2116F" w:rsidRPr="007E4F40" w:rsidTr="00D52597">
        <w:tc>
          <w:tcPr>
            <w:tcW w:w="3055"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Вбудована пам'ять, ГБ</w:t>
            </w:r>
          </w:p>
        </w:tc>
        <w:tc>
          <w:tcPr>
            <w:tcW w:w="6290"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2,7</w:t>
            </w:r>
          </w:p>
        </w:tc>
      </w:tr>
      <w:tr w:rsidR="00B2116F" w:rsidRPr="007E4F40" w:rsidTr="00D52597">
        <w:tc>
          <w:tcPr>
            <w:tcW w:w="3055"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r w:rsidRPr="007E4F40">
              <w:rPr>
                <w:color w:val="auto"/>
                <w:sz w:val="28"/>
                <w:szCs w:val="28"/>
                <w:lang w:eastAsia="ru-RU"/>
              </w:rPr>
              <w:t>Операційна система</w:t>
            </w:r>
          </w:p>
        </w:tc>
        <w:tc>
          <w:tcPr>
            <w:tcW w:w="6290" w:type="dxa"/>
          </w:tcPr>
          <w:p w:rsidR="00B2116F" w:rsidRPr="007E4F40" w:rsidRDefault="00B2116F" w:rsidP="00D52597">
            <w:pPr>
              <w:pStyle w:val="a9"/>
              <w:shd w:val="clear" w:color="auto" w:fill="FFFFFF"/>
              <w:spacing w:before="0" w:beforeAutospacing="0" w:after="0" w:afterAutospacing="0" w:line="360" w:lineRule="auto"/>
              <w:jc w:val="left"/>
              <w:rPr>
                <w:color w:val="auto"/>
                <w:sz w:val="28"/>
                <w:szCs w:val="28"/>
                <w:lang w:eastAsia="ru-RU"/>
              </w:rPr>
            </w:pPr>
            <w:proofErr w:type="spellStart"/>
            <w:r w:rsidRPr="007E4F40">
              <w:rPr>
                <w:color w:val="auto"/>
                <w:sz w:val="28"/>
                <w:szCs w:val="28"/>
                <w:lang w:eastAsia="ru-RU"/>
              </w:rPr>
              <w:t>Android</w:t>
            </w:r>
            <w:proofErr w:type="spellEnd"/>
            <w:r w:rsidRPr="007E4F40">
              <w:rPr>
                <w:color w:val="auto"/>
                <w:sz w:val="28"/>
                <w:szCs w:val="28"/>
                <w:lang w:eastAsia="ru-RU"/>
              </w:rPr>
              <w:t xml:space="preserve"> 4.0 (ICS)</w:t>
            </w:r>
          </w:p>
        </w:tc>
      </w:tr>
    </w:tbl>
    <w:p w:rsidR="00B2116F" w:rsidRPr="00BF72C3" w:rsidRDefault="00B2116F" w:rsidP="00E40D42">
      <w:pPr>
        <w:pStyle w:val="a9"/>
        <w:shd w:val="clear" w:color="auto" w:fill="FFFFFF"/>
        <w:spacing w:before="0" w:beforeAutospacing="0" w:after="0" w:afterAutospacing="0" w:line="360" w:lineRule="auto"/>
        <w:ind w:firstLine="630"/>
        <w:rPr>
          <w:ins w:id="689" w:author="ASD" w:date="2016-05-26T18:38:00Z"/>
          <w:color w:val="auto"/>
          <w:sz w:val="28"/>
          <w:szCs w:val="28"/>
          <w:lang w:eastAsia="ru-RU"/>
          <w:rPrChange w:id="690" w:author="ASD" w:date="2016-05-26T18:39:00Z">
            <w:rPr>
              <w:ins w:id="691" w:author="ASD" w:date="2016-05-26T18:38:00Z"/>
              <w:rFonts w:ascii="Arial" w:hAnsi="Arial" w:cs="Arial"/>
              <w:color w:val="555555"/>
              <w:sz w:val="21"/>
              <w:szCs w:val="21"/>
            </w:rPr>
          </w:rPrChange>
        </w:rPr>
      </w:pPr>
    </w:p>
    <w:p w:rsidR="00BF72C3" w:rsidRPr="00BF72C3" w:rsidRDefault="00E40D42" w:rsidP="00E40D42">
      <w:pPr>
        <w:pStyle w:val="3"/>
        <w:numPr>
          <w:ilvl w:val="0"/>
          <w:numId w:val="32"/>
        </w:numPr>
        <w:ind w:left="1440" w:hanging="720"/>
        <w:rPr>
          <w:ins w:id="692" w:author="ASD" w:date="2016-05-26T18:38:00Z"/>
          <w:rPrChange w:id="693" w:author="ASD" w:date="2016-05-26T18:39:00Z">
            <w:rPr>
              <w:ins w:id="694" w:author="ASD" w:date="2016-05-26T18:38:00Z"/>
              <w:rFonts w:ascii="Arial" w:hAnsi="Arial" w:cs="Arial"/>
              <w:color w:val="555555"/>
              <w:sz w:val="21"/>
              <w:szCs w:val="21"/>
            </w:rPr>
          </w:rPrChange>
        </w:rPr>
      </w:pPr>
      <w:bookmarkStart w:id="695" w:name="_Toc452065745"/>
      <w:r>
        <w:rPr>
          <w:lang w:val="uk-UA"/>
        </w:rPr>
        <w:t>Час ж</w:t>
      </w:r>
      <w:proofErr w:type="spellStart"/>
      <w:ins w:id="696" w:author="ASD" w:date="2016-05-26T18:38:00Z">
        <w:r w:rsidR="00BF72C3" w:rsidRPr="00BF72C3">
          <w:rPr>
            <w:rPrChange w:id="697" w:author="ASD" w:date="2016-05-26T18:39:00Z">
              <w:rPr>
                <w:rFonts w:ascii="Arial" w:hAnsi="Arial" w:cs="Arial"/>
                <w:color w:val="555555"/>
                <w:sz w:val="21"/>
                <w:szCs w:val="21"/>
              </w:rPr>
            </w:rPrChange>
          </w:rPr>
          <w:t>иття</w:t>
        </w:r>
      </w:ins>
      <w:proofErr w:type="spellEnd"/>
      <w:r>
        <w:t xml:space="preserve"> </w:t>
      </w:r>
      <w:proofErr w:type="spellStart"/>
      <w:ins w:id="698" w:author="ASD" w:date="2016-05-26T18:38:00Z">
        <w:r w:rsidR="00BF72C3" w:rsidRPr="00BF72C3">
          <w:rPr>
            <w:rPrChange w:id="699" w:author="ASD" w:date="2016-05-26T18:39:00Z">
              <w:rPr>
                <w:rFonts w:ascii="Arial" w:hAnsi="Arial" w:cs="Arial"/>
                <w:color w:val="555555"/>
                <w:sz w:val="21"/>
                <w:szCs w:val="21"/>
              </w:rPr>
            </w:rPrChange>
          </w:rPr>
          <w:t>батареї</w:t>
        </w:r>
        <w:bookmarkEnd w:id="695"/>
        <w:proofErr w:type="spellEnd"/>
      </w:ins>
    </w:p>
    <w:p w:rsidR="00127E61" w:rsidRDefault="00E40D42" w:rsidP="00BF72C3">
      <w:pPr>
        <w:pStyle w:val="a9"/>
        <w:shd w:val="clear" w:color="auto" w:fill="FFFFFF"/>
        <w:spacing w:before="0" w:beforeAutospacing="0" w:after="0" w:afterAutospacing="0" w:line="360" w:lineRule="auto"/>
        <w:ind w:firstLine="630"/>
        <w:rPr>
          <w:color w:val="auto"/>
          <w:sz w:val="28"/>
          <w:szCs w:val="28"/>
          <w:lang w:eastAsia="ru-RU"/>
        </w:rPr>
      </w:pPr>
      <w:r>
        <w:rPr>
          <w:color w:val="auto"/>
          <w:sz w:val="28"/>
          <w:szCs w:val="28"/>
          <w:lang w:eastAsia="ru-RU"/>
        </w:rPr>
        <w:t>С</w:t>
      </w:r>
      <w:ins w:id="700" w:author="ASD" w:date="2016-05-26T18:38:00Z">
        <w:r w:rsidR="00BF72C3" w:rsidRPr="00BF72C3">
          <w:rPr>
            <w:color w:val="auto"/>
            <w:sz w:val="28"/>
            <w:szCs w:val="28"/>
            <w:lang w:eastAsia="ru-RU"/>
            <w:rPrChange w:id="701" w:author="ASD" w:date="2016-05-26T18:39:00Z">
              <w:rPr>
                <w:rFonts w:ascii="Arial" w:hAnsi="Arial" w:cs="Arial"/>
                <w:color w:val="555555"/>
                <w:sz w:val="21"/>
                <w:szCs w:val="21"/>
              </w:rPr>
            </w:rPrChange>
          </w:rPr>
          <w:t xml:space="preserve">лабкий процесор є </w:t>
        </w:r>
      </w:ins>
      <w:r>
        <w:rPr>
          <w:color w:val="auto"/>
          <w:sz w:val="28"/>
          <w:szCs w:val="28"/>
          <w:lang w:eastAsia="ru-RU"/>
        </w:rPr>
        <w:t xml:space="preserve">великим </w:t>
      </w:r>
      <w:ins w:id="702" w:author="ASD" w:date="2016-05-26T18:38:00Z">
        <w:r w:rsidR="00BF72C3" w:rsidRPr="00BF72C3">
          <w:rPr>
            <w:color w:val="auto"/>
            <w:sz w:val="28"/>
            <w:szCs w:val="28"/>
            <w:lang w:eastAsia="ru-RU"/>
            <w:rPrChange w:id="703" w:author="ASD" w:date="2016-05-26T18:39:00Z">
              <w:rPr>
                <w:rFonts w:ascii="Arial" w:hAnsi="Arial" w:cs="Arial"/>
                <w:color w:val="555555"/>
                <w:sz w:val="21"/>
                <w:szCs w:val="21"/>
              </w:rPr>
            </w:rPrChange>
          </w:rPr>
          <w:t xml:space="preserve">мінусом смартфона, </w:t>
        </w:r>
      </w:ins>
      <w:r>
        <w:rPr>
          <w:color w:val="auto"/>
          <w:sz w:val="28"/>
          <w:szCs w:val="28"/>
          <w:lang w:eastAsia="ru-RU"/>
        </w:rPr>
        <w:t>але це</w:t>
      </w:r>
      <w:ins w:id="704" w:author="ASD" w:date="2016-05-26T18:38:00Z">
        <w:r w:rsidR="00BF72C3" w:rsidRPr="00BF72C3">
          <w:rPr>
            <w:color w:val="auto"/>
            <w:sz w:val="28"/>
            <w:szCs w:val="28"/>
            <w:lang w:eastAsia="ru-RU"/>
            <w:rPrChange w:id="705" w:author="ASD" w:date="2016-05-26T18:39:00Z">
              <w:rPr>
                <w:rFonts w:ascii="Arial" w:hAnsi="Arial" w:cs="Arial"/>
                <w:color w:val="555555"/>
                <w:sz w:val="21"/>
                <w:szCs w:val="21"/>
              </w:rPr>
            </w:rPrChange>
          </w:rPr>
          <w:t xml:space="preserve"> одночасно є причиною довгого життя</w:t>
        </w:r>
      </w:ins>
      <w:r>
        <w:rPr>
          <w:color w:val="auto"/>
          <w:sz w:val="28"/>
          <w:szCs w:val="28"/>
          <w:lang w:eastAsia="ru-RU"/>
        </w:rPr>
        <w:t xml:space="preserve"> смартфона</w:t>
      </w:r>
      <w:ins w:id="706" w:author="ASD" w:date="2016-05-26T18:38:00Z">
        <w:r w:rsidR="00BF72C3" w:rsidRPr="00BF72C3">
          <w:rPr>
            <w:color w:val="auto"/>
            <w:sz w:val="28"/>
            <w:szCs w:val="28"/>
            <w:lang w:eastAsia="ru-RU"/>
            <w:rPrChange w:id="707" w:author="ASD" w:date="2016-05-26T18:39:00Z">
              <w:rPr>
                <w:rFonts w:ascii="Arial" w:hAnsi="Arial" w:cs="Arial"/>
                <w:color w:val="555555"/>
                <w:sz w:val="21"/>
                <w:szCs w:val="21"/>
              </w:rPr>
            </w:rPrChange>
          </w:rPr>
          <w:t xml:space="preserve"> від батареї, обсяг якої становить 1700 </w:t>
        </w:r>
        <w:proofErr w:type="spellStart"/>
        <w:r w:rsidR="00BF72C3" w:rsidRPr="00BF72C3">
          <w:rPr>
            <w:color w:val="auto"/>
            <w:sz w:val="28"/>
            <w:szCs w:val="28"/>
            <w:lang w:eastAsia="ru-RU"/>
            <w:rPrChange w:id="708" w:author="ASD" w:date="2016-05-26T18:39:00Z">
              <w:rPr>
                <w:rFonts w:ascii="Arial" w:hAnsi="Arial" w:cs="Arial"/>
                <w:color w:val="555555"/>
                <w:sz w:val="21"/>
                <w:szCs w:val="21"/>
              </w:rPr>
            </w:rPrChange>
          </w:rPr>
          <w:t>мАг</w:t>
        </w:r>
        <w:proofErr w:type="spellEnd"/>
        <w:r w:rsidR="00BF72C3" w:rsidRPr="00BF72C3">
          <w:rPr>
            <w:color w:val="auto"/>
            <w:sz w:val="28"/>
            <w:szCs w:val="28"/>
            <w:lang w:eastAsia="ru-RU"/>
            <w:rPrChange w:id="709" w:author="ASD" w:date="2016-05-26T18:39:00Z">
              <w:rPr>
                <w:rFonts w:ascii="Arial" w:hAnsi="Arial" w:cs="Arial"/>
                <w:color w:val="555555"/>
                <w:sz w:val="21"/>
                <w:szCs w:val="21"/>
              </w:rPr>
            </w:rPrChange>
          </w:rPr>
          <w:t xml:space="preserve">. </w:t>
        </w:r>
      </w:ins>
    </w:p>
    <w:p w:rsidR="00417BA9" w:rsidRPr="00BF72C3" w:rsidRDefault="00417BA9" w:rsidP="00BF72C3">
      <w:pPr>
        <w:pStyle w:val="a9"/>
        <w:shd w:val="clear" w:color="auto" w:fill="FFFFFF"/>
        <w:spacing w:before="0" w:beforeAutospacing="0" w:after="0" w:afterAutospacing="0" w:line="360" w:lineRule="auto"/>
        <w:ind w:firstLine="630"/>
        <w:rPr>
          <w:color w:val="auto"/>
          <w:sz w:val="28"/>
          <w:szCs w:val="28"/>
          <w:lang w:eastAsia="ru-RU"/>
        </w:rPr>
      </w:pPr>
      <w:r>
        <w:rPr>
          <w:color w:val="auto"/>
          <w:sz w:val="28"/>
          <w:szCs w:val="28"/>
          <w:lang w:eastAsia="ru-RU"/>
        </w:rPr>
        <w:t>Приблизний час життя смартфона – це 2 дні без під</w:t>
      </w:r>
      <w:r w:rsidR="00F2513E">
        <w:rPr>
          <w:color w:val="auto"/>
          <w:sz w:val="28"/>
          <w:szCs w:val="28"/>
          <w:lang w:eastAsia="ru-RU"/>
        </w:rPr>
        <w:t>зарядки, таким чином ми отримаємо досить живучий прилад, що дасть можливість зручно працювати майбутнім користувачам.</w:t>
      </w:r>
    </w:p>
    <w:p w:rsidR="00486EE0" w:rsidRDefault="00486EE0" w:rsidP="00D902DF">
      <w:pPr>
        <w:pStyle w:val="2"/>
        <w:numPr>
          <w:ilvl w:val="0"/>
          <w:numId w:val="14"/>
        </w:numPr>
        <w:spacing w:line="360" w:lineRule="auto"/>
        <w:ind w:left="1260" w:hanging="540"/>
        <w:rPr>
          <w:rFonts w:eastAsiaTheme="majorEastAsia"/>
          <w:lang w:val="uk-UA"/>
        </w:rPr>
      </w:pPr>
      <w:bookmarkStart w:id="710" w:name="_Toc452065746"/>
      <w:r w:rsidRPr="00BF72C3">
        <w:rPr>
          <w:rFonts w:eastAsiaTheme="majorEastAsia"/>
          <w:lang w:val="uk-UA"/>
        </w:rPr>
        <w:t xml:space="preserve">Дослідження </w:t>
      </w:r>
      <w:r w:rsidR="00AE3EBE" w:rsidRPr="00127E61">
        <w:rPr>
          <w:rFonts w:eastAsiaTheme="majorEastAsia"/>
          <w:lang w:val="uk-UA"/>
          <w:rPrChange w:id="711" w:author="ASD" w:date="2016-05-26T18:30:00Z">
            <w:rPr>
              <w:rFonts w:eastAsiaTheme="majorEastAsia"/>
              <w:lang w:val="uk-UA"/>
            </w:rPr>
          </w:rPrChange>
        </w:rPr>
        <w:t>роботи</w:t>
      </w:r>
      <w:r w:rsidRPr="00127E61">
        <w:rPr>
          <w:rFonts w:eastAsiaTheme="majorEastAsia"/>
          <w:lang w:val="uk-UA"/>
          <w:rPrChange w:id="712" w:author="ASD" w:date="2016-05-26T18:30:00Z">
            <w:rPr>
              <w:rFonts w:eastAsiaTheme="majorEastAsia"/>
              <w:lang w:val="uk-UA"/>
            </w:rPr>
          </w:rPrChange>
        </w:rPr>
        <w:t xml:space="preserve"> модул</w:t>
      </w:r>
      <w:r w:rsidR="00AE3EBE" w:rsidRPr="00127E61">
        <w:rPr>
          <w:rFonts w:eastAsiaTheme="majorEastAsia"/>
          <w:lang w:val="uk-UA"/>
          <w:rPrChange w:id="713" w:author="ASD" w:date="2016-05-26T18:30:00Z">
            <w:rPr>
              <w:rFonts w:eastAsiaTheme="majorEastAsia"/>
              <w:lang w:val="uk-UA"/>
            </w:rPr>
          </w:rPrChange>
        </w:rPr>
        <w:t>я</w:t>
      </w:r>
      <w:r w:rsidRPr="00127E61">
        <w:rPr>
          <w:rFonts w:eastAsiaTheme="majorEastAsia"/>
          <w:lang w:val="uk-UA"/>
          <w:rPrChange w:id="714" w:author="ASD" w:date="2016-05-26T18:30:00Z">
            <w:rPr>
              <w:rFonts w:eastAsiaTheme="majorEastAsia"/>
              <w:lang w:val="uk-UA"/>
            </w:rPr>
          </w:rPrChange>
        </w:rPr>
        <w:t xml:space="preserve"> камери</w:t>
      </w:r>
      <w:r w:rsidR="00AE3EBE" w:rsidRPr="00127E61">
        <w:rPr>
          <w:rFonts w:eastAsiaTheme="majorEastAsia"/>
          <w:lang w:val="uk-UA"/>
          <w:rPrChange w:id="715" w:author="ASD" w:date="2016-05-26T18:30:00Z">
            <w:rPr>
              <w:rFonts w:eastAsiaTheme="majorEastAsia"/>
              <w:lang w:val="uk-UA"/>
            </w:rPr>
          </w:rPrChange>
        </w:rPr>
        <w:t xml:space="preserve"> смартфона</w:t>
      </w:r>
      <w:bookmarkEnd w:id="710"/>
    </w:p>
    <w:p w:rsidR="00F2513E" w:rsidRDefault="00CD212D" w:rsidP="00CD212D">
      <w:pPr>
        <w:pStyle w:val="a9"/>
        <w:shd w:val="clear" w:color="auto" w:fill="FFFFFF"/>
        <w:spacing w:before="0" w:beforeAutospacing="0" w:after="0" w:afterAutospacing="0" w:line="360" w:lineRule="auto"/>
        <w:ind w:firstLine="630"/>
        <w:rPr>
          <w:color w:val="auto"/>
          <w:sz w:val="28"/>
          <w:szCs w:val="28"/>
          <w:lang w:eastAsia="ru-RU"/>
        </w:rPr>
      </w:pPr>
      <w:r w:rsidRPr="00CD212D">
        <w:rPr>
          <w:color w:val="auto"/>
          <w:sz w:val="28"/>
          <w:szCs w:val="28"/>
          <w:lang w:eastAsia="ru-RU"/>
        </w:rPr>
        <w:t xml:space="preserve">Дослідження </w:t>
      </w:r>
      <w:r w:rsidR="00EA0F52">
        <w:rPr>
          <w:color w:val="auto"/>
          <w:sz w:val="28"/>
          <w:szCs w:val="28"/>
          <w:lang w:eastAsia="ru-RU"/>
        </w:rPr>
        <w:t>даної частини було почати з вивчення документації по ремонту смартфона</w:t>
      </w:r>
      <w:r w:rsidR="00EA0F52" w:rsidRPr="00EA0F52">
        <w:rPr>
          <w:color w:val="auto"/>
          <w:sz w:val="28"/>
          <w:szCs w:val="28"/>
          <w:lang w:val="ru-RU" w:eastAsia="ru-RU"/>
        </w:rPr>
        <w:t>[2]</w:t>
      </w:r>
      <w:r w:rsidR="00EA0F52">
        <w:rPr>
          <w:color w:val="auto"/>
          <w:sz w:val="28"/>
          <w:szCs w:val="28"/>
          <w:lang w:eastAsia="ru-RU"/>
        </w:rPr>
        <w:t>. Було встановлено, що модуль камери використовує 24-</w:t>
      </w:r>
      <w:r w:rsidR="00EA0F52">
        <w:rPr>
          <w:color w:val="auto"/>
          <w:sz w:val="28"/>
          <w:szCs w:val="28"/>
          <w:lang w:eastAsia="ru-RU"/>
        </w:rPr>
        <w:lastRenderedPageBreak/>
        <w:t>сокет</w:t>
      </w:r>
      <w:r w:rsidR="009863F6">
        <w:rPr>
          <w:color w:val="auto"/>
          <w:sz w:val="28"/>
          <w:szCs w:val="28"/>
          <w:lang w:eastAsia="ru-RU"/>
        </w:rPr>
        <w:t>, який використовується для живлення камери, обміну інформації між смартфоном і камерою.</w:t>
      </w:r>
    </w:p>
    <w:p w:rsidR="009863F6" w:rsidRDefault="009863F6" w:rsidP="009863F6">
      <w:pPr>
        <w:pStyle w:val="a9"/>
        <w:shd w:val="clear" w:color="auto" w:fill="FFFFFF"/>
        <w:spacing w:before="0" w:beforeAutospacing="0" w:after="0" w:afterAutospacing="0" w:line="360" w:lineRule="auto"/>
        <w:ind w:firstLine="630"/>
        <w:jc w:val="center"/>
        <w:rPr>
          <w:color w:val="auto"/>
          <w:sz w:val="28"/>
          <w:szCs w:val="28"/>
          <w:lang w:eastAsia="ru-RU"/>
        </w:rPr>
      </w:pPr>
      <w:r>
        <w:rPr>
          <w:noProof/>
        </w:rPr>
        <w:drawing>
          <wp:inline distT="0" distB="0" distL="0" distR="0" wp14:anchorId="2B53EF57" wp14:editId="6DB0F41E">
            <wp:extent cx="3788228" cy="2447377"/>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791" t="12755" r="18025" b="16711"/>
                    <a:stretch/>
                  </pic:blipFill>
                  <pic:spPr bwMode="auto">
                    <a:xfrm>
                      <a:off x="0" y="0"/>
                      <a:ext cx="3804135" cy="2457654"/>
                    </a:xfrm>
                    <a:prstGeom prst="rect">
                      <a:avLst/>
                    </a:prstGeom>
                    <a:ln>
                      <a:noFill/>
                    </a:ln>
                    <a:extLst>
                      <a:ext uri="{53640926-AAD7-44D8-BBD7-CCE9431645EC}">
                        <a14:shadowObscured xmlns:a14="http://schemas.microsoft.com/office/drawing/2010/main"/>
                      </a:ext>
                    </a:extLst>
                  </pic:spPr>
                </pic:pic>
              </a:graphicData>
            </a:graphic>
          </wp:inline>
        </w:drawing>
      </w:r>
    </w:p>
    <w:p w:rsidR="009863F6" w:rsidRDefault="009863F6" w:rsidP="009863F6">
      <w:pPr>
        <w:pStyle w:val="a9"/>
        <w:shd w:val="clear" w:color="auto" w:fill="FFFFFF"/>
        <w:spacing w:before="0" w:beforeAutospacing="0" w:after="0" w:afterAutospacing="0" w:line="360" w:lineRule="auto"/>
        <w:ind w:firstLine="630"/>
        <w:jc w:val="center"/>
        <w:rPr>
          <w:color w:val="auto"/>
          <w:sz w:val="28"/>
          <w:szCs w:val="28"/>
          <w:lang w:eastAsia="ru-RU"/>
        </w:rPr>
      </w:pPr>
      <w:r>
        <w:rPr>
          <w:color w:val="auto"/>
          <w:sz w:val="28"/>
          <w:szCs w:val="28"/>
          <w:lang w:eastAsia="ru-RU"/>
        </w:rPr>
        <w:t>Рис. 2.5 Принципова схема з’єднання</w:t>
      </w:r>
    </w:p>
    <w:p w:rsidR="009863F6" w:rsidRDefault="009863F6" w:rsidP="009863F6">
      <w:pPr>
        <w:pStyle w:val="a9"/>
        <w:shd w:val="clear" w:color="auto" w:fill="FFFFFF"/>
        <w:spacing w:before="0" w:beforeAutospacing="0" w:after="0" w:afterAutospacing="0" w:line="360" w:lineRule="auto"/>
        <w:ind w:firstLine="630"/>
        <w:rPr>
          <w:color w:val="auto"/>
          <w:sz w:val="28"/>
          <w:szCs w:val="28"/>
          <w:lang w:eastAsia="ru-RU"/>
        </w:rPr>
      </w:pPr>
      <w:r>
        <w:rPr>
          <w:color w:val="auto"/>
          <w:sz w:val="28"/>
          <w:szCs w:val="28"/>
          <w:lang w:eastAsia="ru-RU"/>
        </w:rPr>
        <w:t xml:space="preserve">Із схеми видно, що </w:t>
      </w:r>
      <w:r w:rsidR="0091532E">
        <w:rPr>
          <w:color w:val="auto"/>
          <w:sz w:val="28"/>
          <w:szCs w:val="28"/>
          <w:lang w:eastAsia="ru-RU"/>
        </w:rPr>
        <w:t xml:space="preserve">8 контактів підключені до землі – це зроблено спеціально, щоб подавити електромагнітне поле, яке створюють лінії живлення. </w:t>
      </w:r>
    </w:p>
    <w:p w:rsidR="0091532E" w:rsidRDefault="0091532E" w:rsidP="009863F6">
      <w:pPr>
        <w:pStyle w:val="a9"/>
        <w:shd w:val="clear" w:color="auto" w:fill="FFFFFF"/>
        <w:spacing w:before="0" w:beforeAutospacing="0" w:after="0" w:afterAutospacing="0" w:line="360" w:lineRule="auto"/>
        <w:ind w:firstLine="630"/>
        <w:rPr>
          <w:color w:val="auto"/>
          <w:sz w:val="28"/>
          <w:szCs w:val="28"/>
          <w:lang w:eastAsia="ru-RU"/>
        </w:rPr>
      </w:pPr>
      <w:r>
        <w:rPr>
          <w:color w:val="auto"/>
          <w:sz w:val="28"/>
          <w:szCs w:val="28"/>
          <w:lang w:eastAsia="ru-RU"/>
        </w:rPr>
        <w:t>Під час фізичного огляду було встановлено, що для зборки смартфона використані контакти, які зроблені не за стандартом.</w:t>
      </w:r>
    </w:p>
    <w:p w:rsidR="0091532E" w:rsidRDefault="0091532E" w:rsidP="00BC6194">
      <w:pPr>
        <w:pStyle w:val="a9"/>
        <w:shd w:val="clear" w:color="auto" w:fill="FFFFFF"/>
        <w:spacing w:before="0" w:beforeAutospacing="0" w:after="0" w:afterAutospacing="0" w:line="360" w:lineRule="auto"/>
        <w:ind w:firstLine="630"/>
        <w:rPr>
          <w:color w:val="auto"/>
          <w:sz w:val="28"/>
          <w:szCs w:val="28"/>
          <w:lang w:eastAsia="ru-RU"/>
        </w:rPr>
      </w:pPr>
      <w:r w:rsidRPr="0091532E">
        <w:rPr>
          <w:noProof/>
          <w:color w:val="auto"/>
          <w:sz w:val="28"/>
          <w:szCs w:val="28"/>
          <w:lang w:val="ru-RU" w:eastAsia="ru-RU"/>
        </w:rPr>
        <w:drawing>
          <wp:inline distT="0" distB="0" distL="0" distR="0">
            <wp:extent cx="5422375" cy="3339462"/>
            <wp:effectExtent l="0" t="0" r="6985" b="0"/>
            <wp:docPr id="88" name="Рисунок 88" descr="K:\Projects\Extending smartphone's camera\info\Camera_Pictures\oAwr0_croper_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K:\Projects\Extending smartphone's camera\info\Camera_Pictures\oAwr0_croper_r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9755" cy="3356324"/>
                    </a:xfrm>
                    <a:prstGeom prst="rect">
                      <a:avLst/>
                    </a:prstGeom>
                    <a:noFill/>
                    <a:ln>
                      <a:noFill/>
                    </a:ln>
                  </pic:spPr>
                </pic:pic>
              </a:graphicData>
            </a:graphic>
          </wp:inline>
        </w:drawing>
      </w:r>
    </w:p>
    <w:p w:rsidR="0091532E" w:rsidRDefault="0091532E" w:rsidP="0091532E">
      <w:pPr>
        <w:pStyle w:val="a9"/>
        <w:shd w:val="clear" w:color="auto" w:fill="FFFFFF"/>
        <w:spacing w:before="0" w:beforeAutospacing="0" w:after="0" w:afterAutospacing="0" w:line="360" w:lineRule="auto"/>
        <w:ind w:firstLine="630"/>
        <w:jc w:val="center"/>
        <w:rPr>
          <w:color w:val="auto"/>
          <w:sz w:val="28"/>
          <w:szCs w:val="28"/>
          <w:lang w:eastAsia="ru-RU"/>
        </w:rPr>
      </w:pPr>
      <w:r>
        <w:rPr>
          <w:color w:val="auto"/>
          <w:sz w:val="28"/>
          <w:szCs w:val="28"/>
          <w:lang w:eastAsia="ru-RU"/>
        </w:rPr>
        <w:t xml:space="preserve">Рис. 2.6 </w:t>
      </w:r>
      <w:proofErr w:type="spellStart"/>
      <w:r>
        <w:rPr>
          <w:color w:val="auto"/>
          <w:sz w:val="28"/>
          <w:szCs w:val="28"/>
          <w:lang w:eastAsia="ru-RU"/>
        </w:rPr>
        <w:t>Сокет</w:t>
      </w:r>
      <w:proofErr w:type="spellEnd"/>
      <w:r>
        <w:rPr>
          <w:color w:val="auto"/>
          <w:sz w:val="28"/>
          <w:szCs w:val="28"/>
          <w:lang w:eastAsia="ru-RU"/>
        </w:rPr>
        <w:t xml:space="preserve"> модуля камери </w:t>
      </w:r>
    </w:p>
    <w:p w:rsidR="0091532E" w:rsidRDefault="00BC6194" w:rsidP="00BC6194">
      <w:pPr>
        <w:pStyle w:val="a9"/>
        <w:shd w:val="clear" w:color="auto" w:fill="FFFFFF"/>
        <w:spacing w:before="0" w:beforeAutospacing="0" w:after="0" w:afterAutospacing="0" w:line="360" w:lineRule="auto"/>
        <w:ind w:firstLine="630"/>
        <w:rPr>
          <w:color w:val="auto"/>
          <w:sz w:val="28"/>
          <w:szCs w:val="28"/>
          <w:lang w:eastAsia="ru-RU"/>
        </w:rPr>
      </w:pPr>
      <w:r>
        <w:rPr>
          <w:color w:val="auto"/>
          <w:sz w:val="28"/>
          <w:szCs w:val="28"/>
          <w:lang w:eastAsia="ru-RU"/>
        </w:rPr>
        <w:lastRenderedPageBreak/>
        <w:t xml:space="preserve">Після огляду – було встановлено, що смартфон розроблений з точністю 0.2 мм, що є досить слабким показником, але дана точність дозволяє в кустарних умовах провести модифікацію </w:t>
      </w:r>
      <w:proofErr w:type="spellStart"/>
      <w:r>
        <w:rPr>
          <w:color w:val="auto"/>
          <w:sz w:val="28"/>
          <w:szCs w:val="28"/>
          <w:lang w:eastAsia="ru-RU"/>
        </w:rPr>
        <w:t>пристроя</w:t>
      </w:r>
      <w:proofErr w:type="spellEnd"/>
      <w:r>
        <w:rPr>
          <w:color w:val="auto"/>
          <w:sz w:val="28"/>
          <w:szCs w:val="28"/>
          <w:lang w:eastAsia="ru-RU"/>
        </w:rPr>
        <w:t xml:space="preserve"> під свої потреби.</w:t>
      </w:r>
    </w:p>
    <w:p w:rsidR="00F976AB" w:rsidRDefault="00BC6194" w:rsidP="00BC6194">
      <w:pPr>
        <w:pStyle w:val="a9"/>
        <w:shd w:val="clear" w:color="auto" w:fill="FFFFFF"/>
        <w:spacing w:before="0" w:beforeAutospacing="0" w:after="0" w:afterAutospacing="0" w:line="360" w:lineRule="auto"/>
        <w:ind w:firstLine="630"/>
        <w:rPr>
          <w:sz w:val="28"/>
          <w:szCs w:val="28"/>
        </w:rPr>
      </w:pPr>
      <w:r>
        <w:rPr>
          <w:color w:val="auto"/>
          <w:sz w:val="28"/>
          <w:szCs w:val="28"/>
          <w:lang w:eastAsia="ru-RU"/>
        </w:rPr>
        <w:t xml:space="preserve">Після замірів модуля камери було встановлено його розміри </w:t>
      </w:r>
      <w:r w:rsidRPr="00914392">
        <w:rPr>
          <w:sz w:val="28"/>
          <w:szCs w:val="28"/>
        </w:rPr>
        <w:t>5</w:t>
      </w:r>
      <w:r>
        <w:rPr>
          <w:sz w:val="28"/>
          <w:szCs w:val="28"/>
        </w:rPr>
        <w:t>.5</w:t>
      </w:r>
      <w:r w:rsidRPr="00914392">
        <w:rPr>
          <w:sz w:val="28"/>
          <w:szCs w:val="28"/>
        </w:rPr>
        <w:t>х7.8х5</w:t>
      </w:r>
      <w:r>
        <w:rPr>
          <w:sz w:val="28"/>
          <w:szCs w:val="28"/>
        </w:rPr>
        <w:t>.5 мм – ці розміри є досить компактними, що дає можливість використовувати</w:t>
      </w:r>
      <w:r w:rsidR="00F976AB">
        <w:rPr>
          <w:sz w:val="28"/>
          <w:szCs w:val="28"/>
        </w:rPr>
        <w:t xml:space="preserve"> їх у важкодоступних місцях.</w:t>
      </w:r>
    </w:p>
    <w:p w:rsidR="00BC6194" w:rsidRDefault="00F976AB" w:rsidP="00F976AB">
      <w:pPr>
        <w:pStyle w:val="a9"/>
        <w:shd w:val="clear" w:color="auto" w:fill="FFFFFF"/>
        <w:spacing w:before="0" w:beforeAutospacing="0" w:after="0" w:afterAutospacing="0" w:line="360" w:lineRule="auto"/>
        <w:ind w:firstLine="630"/>
        <w:jc w:val="center"/>
        <w:rPr>
          <w:color w:val="auto"/>
          <w:sz w:val="28"/>
          <w:szCs w:val="28"/>
          <w:lang w:eastAsia="ru-RU"/>
        </w:rPr>
      </w:pPr>
      <w:r w:rsidRPr="00F976AB">
        <w:rPr>
          <w:noProof/>
          <w:sz w:val="28"/>
          <w:szCs w:val="28"/>
          <w:lang w:val="ru-RU" w:eastAsia="ru-RU"/>
        </w:rPr>
        <w:drawing>
          <wp:inline distT="0" distB="0" distL="0" distR="0">
            <wp:extent cx="4611035" cy="2793365"/>
            <wp:effectExtent l="0" t="0" r="0" b="6985"/>
            <wp:docPr id="89" name="Рисунок 89" descr="K:\Projects\Extending smartphone's camera\info\Camera_Pictures\HbNca_croper_ru(AC2BS 04C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K:\Projects\Extending smartphone's camera\info\Camera_Pictures\HbNca_croper_ru(AC2BS 04C213).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18383" t="16344" r="20958"/>
                    <a:stretch/>
                  </pic:blipFill>
                  <pic:spPr bwMode="auto">
                    <a:xfrm>
                      <a:off x="0" y="0"/>
                      <a:ext cx="4615883" cy="2796302"/>
                    </a:xfrm>
                    <a:prstGeom prst="rect">
                      <a:avLst/>
                    </a:prstGeom>
                    <a:noFill/>
                    <a:ln>
                      <a:noFill/>
                    </a:ln>
                    <a:extLst>
                      <a:ext uri="{53640926-AAD7-44D8-BBD7-CCE9431645EC}">
                        <a14:shadowObscured xmlns:a14="http://schemas.microsoft.com/office/drawing/2010/main"/>
                      </a:ext>
                    </a:extLst>
                  </pic:spPr>
                </pic:pic>
              </a:graphicData>
            </a:graphic>
          </wp:inline>
        </w:drawing>
      </w:r>
    </w:p>
    <w:p w:rsidR="00F976AB" w:rsidRDefault="00F976AB" w:rsidP="00F976AB">
      <w:pPr>
        <w:pStyle w:val="a9"/>
        <w:shd w:val="clear" w:color="auto" w:fill="FFFFFF"/>
        <w:spacing w:before="0" w:beforeAutospacing="0" w:after="0" w:afterAutospacing="0" w:line="360" w:lineRule="auto"/>
        <w:ind w:firstLine="630"/>
        <w:jc w:val="center"/>
        <w:rPr>
          <w:color w:val="auto"/>
          <w:sz w:val="28"/>
          <w:szCs w:val="28"/>
          <w:lang w:eastAsia="ru-RU"/>
        </w:rPr>
      </w:pPr>
      <w:r>
        <w:rPr>
          <w:color w:val="auto"/>
          <w:sz w:val="28"/>
          <w:szCs w:val="28"/>
          <w:lang w:eastAsia="ru-RU"/>
        </w:rPr>
        <w:t xml:space="preserve">Рис. 2.7 Модуль камери з роз’ємом </w:t>
      </w:r>
    </w:p>
    <w:p w:rsidR="00F976AB" w:rsidRPr="00EA0F52" w:rsidRDefault="00F976AB" w:rsidP="00F976AB">
      <w:pPr>
        <w:pStyle w:val="a9"/>
        <w:shd w:val="clear" w:color="auto" w:fill="FFFFFF"/>
        <w:spacing w:before="0" w:beforeAutospacing="0" w:after="0" w:afterAutospacing="0" w:line="360" w:lineRule="auto"/>
        <w:ind w:firstLine="630"/>
        <w:rPr>
          <w:color w:val="auto"/>
          <w:sz w:val="28"/>
          <w:szCs w:val="28"/>
          <w:lang w:eastAsia="ru-RU"/>
          <w:rPrChange w:id="716" w:author="ASD" w:date="2016-05-26T18:30:00Z">
            <w:rPr>
              <w:rFonts w:eastAsiaTheme="majorEastAsia"/>
            </w:rPr>
          </w:rPrChange>
        </w:rPr>
      </w:pPr>
      <w:r>
        <w:rPr>
          <w:color w:val="auto"/>
          <w:sz w:val="28"/>
          <w:szCs w:val="28"/>
          <w:lang w:eastAsia="ru-RU"/>
        </w:rPr>
        <w:t xml:space="preserve">Після досліджень стало зрозуміло, що модуль камери використовує </w:t>
      </w:r>
      <w:r w:rsidR="0064644F">
        <w:rPr>
          <w:color w:val="auto"/>
          <w:sz w:val="28"/>
          <w:szCs w:val="28"/>
          <w:lang w:eastAsia="ru-RU"/>
        </w:rPr>
        <w:t xml:space="preserve">аналоговий спосіб передачі даних, що є дуже поміхо нестійким засобом </w:t>
      </w:r>
      <w:proofErr w:type="spellStart"/>
      <w:r w:rsidR="0064644F">
        <w:rPr>
          <w:color w:val="auto"/>
          <w:sz w:val="28"/>
          <w:szCs w:val="28"/>
          <w:lang w:eastAsia="ru-RU"/>
        </w:rPr>
        <w:t>обіну</w:t>
      </w:r>
      <w:proofErr w:type="spellEnd"/>
      <w:r w:rsidR="0064644F">
        <w:rPr>
          <w:color w:val="auto"/>
          <w:sz w:val="28"/>
          <w:szCs w:val="28"/>
          <w:lang w:eastAsia="ru-RU"/>
        </w:rPr>
        <w:t xml:space="preserve"> даних. Це варто врахувати при розробці адаптера. </w:t>
      </w:r>
    </w:p>
    <w:p w:rsidR="00486EE0" w:rsidRDefault="00486EE0" w:rsidP="00D902DF">
      <w:pPr>
        <w:pStyle w:val="2"/>
        <w:numPr>
          <w:ilvl w:val="0"/>
          <w:numId w:val="14"/>
        </w:numPr>
        <w:spacing w:line="360" w:lineRule="auto"/>
        <w:ind w:left="1260" w:hanging="540"/>
        <w:rPr>
          <w:rFonts w:eastAsiaTheme="majorEastAsia"/>
          <w:lang w:val="uk-UA"/>
        </w:rPr>
      </w:pPr>
      <w:bookmarkStart w:id="717" w:name="_Toc452065747"/>
      <w:r w:rsidRPr="00127E61">
        <w:rPr>
          <w:rFonts w:eastAsiaTheme="majorEastAsia"/>
          <w:lang w:val="uk-UA"/>
          <w:rPrChange w:id="718" w:author="ASD" w:date="2016-05-26T18:30:00Z">
            <w:rPr>
              <w:rFonts w:eastAsiaTheme="majorEastAsia"/>
              <w:lang w:val="uk-UA"/>
            </w:rPr>
          </w:rPrChange>
        </w:rPr>
        <w:t>Розробка адаптера</w:t>
      </w:r>
      <w:bookmarkEnd w:id="717"/>
    </w:p>
    <w:p w:rsidR="000C3D4E" w:rsidRPr="000C3D4E" w:rsidRDefault="000C3D4E" w:rsidP="000C3D4E">
      <w:pPr>
        <w:pStyle w:val="a9"/>
        <w:shd w:val="clear" w:color="auto" w:fill="FFFFFF"/>
        <w:spacing w:before="0" w:beforeAutospacing="0" w:after="0" w:afterAutospacing="0" w:line="360" w:lineRule="auto"/>
        <w:ind w:firstLine="630"/>
        <w:rPr>
          <w:color w:val="auto"/>
          <w:sz w:val="28"/>
          <w:szCs w:val="28"/>
          <w:lang w:eastAsia="ru-RU"/>
        </w:rPr>
      </w:pPr>
      <w:r>
        <w:rPr>
          <w:color w:val="auto"/>
          <w:sz w:val="28"/>
          <w:szCs w:val="28"/>
          <w:lang w:eastAsia="ru-RU"/>
        </w:rPr>
        <w:t xml:space="preserve">Розробка цього </w:t>
      </w:r>
      <w:proofErr w:type="spellStart"/>
      <w:r>
        <w:rPr>
          <w:color w:val="auto"/>
          <w:sz w:val="28"/>
          <w:szCs w:val="28"/>
          <w:lang w:eastAsia="ru-RU"/>
        </w:rPr>
        <w:t>адаптора</w:t>
      </w:r>
      <w:proofErr w:type="spellEnd"/>
      <w:r>
        <w:rPr>
          <w:color w:val="auto"/>
          <w:sz w:val="28"/>
          <w:szCs w:val="28"/>
          <w:lang w:eastAsia="ru-RU"/>
        </w:rPr>
        <w:t xml:space="preserve"> пов’язана із наступними перевагами над </w:t>
      </w:r>
      <w:r w:rsidRPr="000C3D4E">
        <w:rPr>
          <w:color w:val="auto"/>
          <w:sz w:val="28"/>
          <w:szCs w:val="28"/>
          <w:lang w:eastAsia="ru-RU"/>
        </w:rPr>
        <w:t>звичайними</w:t>
      </w:r>
      <w:r>
        <w:rPr>
          <w:color w:val="auto"/>
          <w:sz w:val="28"/>
          <w:szCs w:val="28"/>
          <w:lang w:eastAsia="ru-RU"/>
        </w:rPr>
        <w:t xml:space="preserve"> </w:t>
      </w:r>
      <w:proofErr w:type="spellStart"/>
      <w:r>
        <w:rPr>
          <w:color w:val="auto"/>
          <w:sz w:val="28"/>
          <w:szCs w:val="28"/>
          <w:lang w:eastAsia="ru-RU"/>
        </w:rPr>
        <w:t>екодерами</w:t>
      </w:r>
      <w:proofErr w:type="spellEnd"/>
      <w:r w:rsidRPr="000C3D4E">
        <w:rPr>
          <w:color w:val="auto"/>
          <w:sz w:val="28"/>
          <w:szCs w:val="28"/>
          <w:lang w:eastAsia="ru-RU"/>
        </w:rPr>
        <w:t xml:space="preserve">: вони є надзвичайно малими, легкими, багатофункціональними та повністю програмованими. Також камера смартфона має можливість </w:t>
      </w:r>
      <w:proofErr w:type="spellStart"/>
      <w:r w:rsidRPr="000C3D4E">
        <w:rPr>
          <w:color w:val="auto"/>
          <w:sz w:val="28"/>
          <w:szCs w:val="28"/>
          <w:lang w:eastAsia="ru-RU"/>
        </w:rPr>
        <w:t>автофокусу</w:t>
      </w:r>
      <w:proofErr w:type="spellEnd"/>
      <w:r w:rsidRPr="000C3D4E">
        <w:rPr>
          <w:color w:val="auto"/>
          <w:sz w:val="28"/>
          <w:szCs w:val="28"/>
          <w:lang w:eastAsia="ru-RU"/>
        </w:rPr>
        <w:t xml:space="preserve">, що значно підвищує ймовірність правильного розпізнавання об’єктів.  </w:t>
      </w:r>
    </w:p>
    <w:p w:rsidR="000C3D4E" w:rsidRPr="000C3D4E" w:rsidRDefault="000C3D4E" w:rsidP="000C3D4E">
      <w:pPr>
        <w:pStyle w:val="a9"/>
        <w:shd w:val="clear" w:color="auto" w:fill="FFFFFF"/>
        <w:spacing w:before="0" w:beforeAutospacing="0" w:after="0" w:afterAutospacing="0" w:line="360" w:lineRule="auto"/>
        <w:ind w:firstLine="630"/>
        <w:rPr>
          <w:color w:val="auto"/>
          <w:sz w:val="28"/>
          <w:szCs w:val="28"/>
          <w:lang w:eastAsia="ru-RU"/>
        </w:rPr>
      </w:pPr>
      <w:r w:rsidRPr="000C3D4E">
        <w:rPr>
          <w:color w:val="auto"/>
          <w:sz w:val="28"/>
          <w:szCs w:val="28"/>
          <w:lang w:eastAsia="ru-RU"/>
        </w:rPr>
        <w:t xml:space="preserve">Моя система заснована на смартфоні </w:t>
      </w:r>
      <w:r>
        <w:rPr>
          <w:color w:val="auto"/>
          <w:sz w:val="28"/>
          <w:szCs w:val="28"/>
          <w:lang w:eastAsia="ru-RU"/>
        </w:rPr>
        <w:t>LG Р705</w:t>
      </w:r>
      <w:r w:rsidRPr="000C3D4E">
        <w:rPr>
          <w:color w:val="auto"/>
          <w:sz w:val="28"/>
          <w:szCs w:val="28"/>
          <w:lang w:eastAsia="ru-RU"/>
        </w:rPr>
        <w:t xml:space="preserve">, який оснащений 5МP камерою з </w:t>
      </w:r>
      <w:proofErr w:type="spellStart"/>
      <w:r w:rsidRPr="000C3D4E">
        <w:rPr>
          <w:color w:val="auto"/>
          <w:sz w:val="28"/>
          <w:szCs w:val="28"/>
          <w:lang w:eastAsia="ru-RU"/>
        </w:rPr>
        <w:t>автофокусом</w:t>
      </w:r>
      <w:proofErr w:type="spellEnd"/>
      <w:r w:rsidRPr="000C3D4E">
        <w:rPr>
          <w:color w:val="auto"/>
          <w:sz w:val="28"/>
          <w:szCs w:val="28"/>
          <w:lang w:eastAsia="ru-RU"/>
        </w:rPr>
        <w:t xml:space="preserve">. Проблема використання цього приладу </w:t>
      </w:r>
      <w:r>
        <w:rPr>
          <w:color w:val="auto"/>
          <w:sz w:val="28"/>
          <w:szCs w:val="28"/>
          <w:lang w:eastAsia="ru-RU"/>
        </w:rPr>
        <w:t xml:space="preserve">для реалізації </w:t>
      </w:r>
      <w:r>
        <w:rPr>
          <w:color w:val="auto"/>
          <w:sz w:val="28"/>
          <w:szCs w:val="28"/>
          <w:lang w:eastAsia="ru-RU"/>
        </w:rPr>
        <w:lastRenderedPageBreak/>
        <w:t xml:space="preserve">мого проекту </w:t>
      </w:r>
      <w:r w:rsidRPr="000C3D4E">
        <w:rPr>
          <w:color w:val="auto"/>
          <w:sz w:val="28"/>
          <w:szCs w:val="28"/>
          <w:lang w:eastAsia="ru-RU"/>
        </w:rPr>
        <w:t xml:space="preserve">була </w:t>
      </w:r>
      <w:r>
        <w:rPr>
          <w:color w:val="auto"/>
          <w:sz w:val="28"/>
          <w:szCs w:val="28"/>
          <w:lang w:eastAsia="ru-RU"/>
        </w:rPr>
        <w:t>в неможливості винести камеру за його межі</w:t>
      </w:r>
      <w:r w:rsidRPr="000C3D4E">
        <w:rPr>
          <w:color w:val="auto"/>
          <w:sz w:val="28"/>
          <w:szCs w:val="28"/>
          <w:lang w:eastAsia="ru-RU"/>
        </w:rPr>
        <w:t>, тому я розробив подовжувач-</w:t>
      </w:r>
      <w:r w:rsidRPr="000C3D4E">
        <w:rPr>
          <w:rFonts w:eastAsiaTheme="majorEastAsia"/>
          <w:sz w:val="28"/>
          <w:szCs w:val="28"/>
          <w:rPrChange w:id="719" w:author="ASD" w:date="2016-05-26T18:30:00Z">
            <w:rPr>
              <w:rFonts w:eastAsiaTheme="majorEastAsia"/>
            </w:rPr>
          </w:rPrChange>
        </w:rPr>
        <w:t>адаптер</w:t>
      </w:r>
      <w:r w:rsidRPr="000C3D4E">
        <w:rPr>
          <w:color w:val="auto"/>
          <w:sz w:val="28"/>
          <w:szCs w:val="28"/>
          <w:lang w:eastAsia="ru-RU"/>
        </w:rPr>
        <w:t>, який дозволяє винести саму камеру за межі смартфона.</w:t>
      </w:r>
    </w:p>
    <w:p w:rsidR="000C3D4E" w:rsidRPr="000C3D4E" w:rsidRDefault="000C3D4E" w:rsidP="000C3D4E">
      <w:pPr>
        <w:pStyle w:val="a9"/>
        <w:shd w:val="clear" w:color="auto" w:fill="FFFFFF"/>
        <w:spacing w:before="0" w:beforeAutospacing="0" w:after="0" w:afterAutospacing="0" w:line="360" w:lineRule="auto"/>
        <w:ind w:firstLine="630"/>
        <w:rPr>
          <w:color w:val="auto"/>
          <w:sz w:val="28"/>
          <w:szCs w:val="28"/>
          <w:lang w:eastAsia="ru-RU"/>
        </w:rPr>
      </w:pPr>
      <w:r w:rsidRPr="000C3D4E">
        <w:rPr>
          <w:color w:val="auto"/>
          <w:sz w:val="28"/>
          <w:szCs w:val="28"/>
          <w:lang w:eastAsia="ru-RU"/>
        </w:rPr>
        <w:t>При проектування подовжувач</w:t>
      </w:r>
      <w:r>
        <w:rPr>
          <w:color w:val="auto"/>
          <w:sz w:val="28"/>
          <w:szCs w:val="28"/>
          <w:lang w:eastAsia="ru-RU"/>
        </w:rPr>
        <w:t>а</w:t>
      </w:r>
      <w:r w:rsidRPr="000C3D4E">
        <w:rPr>
          <w:color w:val="auto"/>
          <w:sz w:val="28"/>
          <w:szCs w:val="28"/>
          <w:lang w:eastAsia="ru-RU"/>
        </w:rPr>
        <w:t>-</w:t>
      </w:r>
      <w:r w:rsidRPr="000C3D4E">
        <w:rPr>
          <w:rFonts w:eastAsiaTheme="majorEastAsia"/>
          <w:sz w:val="28"/>
          <w:szCs w:val="28"/>
          <w:rPrChange w:id="720" w:author="ASD" w:date="2016-05-26T18:30:00Z">
            <w:rPr>
              <w:rFonts w:eastAsiaTheme="majorEastAsia"/>
            </w:rPr>
          </w:rPrChange>
        </w:rPr>
        <w:t>адаптер</w:t>
      </w:r>
      <w:r>
        <w:rPr>
          <w:rFonts w:eastAsiaTheme="majorEastAsia"/>
          <w:sz w:val="28"/>
          <w:szCs w:val="28"/>
        </w:rPr>
        <w:t>а</w:t>
      </w:r>
      <w:r w:rsidRPr="000C3D4E">
        <w:rPr>
          <w:color w:val="auto"/>
          <w:sz w:val="28"/>
          <w:szCs w:val="28"/>
          <w:lang w:eastAsia="ru-RU"/>
        </w:rPr>
        <w:t xml:space="preserve"> було враховано високошвидкісну передачу даних між камерою і смартфоном та наслідки не синхронізованих проміжків часу передачі сигналів, які викликають помилку роботи камери. Для усунення цього всі ланцюги були вирівняні по довжині та виготовлені з однакових матеріалів (Рис.</w:t>
      </w:r>
      <w:r>
        <w:rPr>
          <w:color w:val="auto"/>
          <w:sz w:val="28"/>
          <w:szCs w:val="28"/>
          <w:lang w:eastAsia="ru-RU"/>
        </w:rPr>
        <w:t xml:space="preserve"> </w:t>
      </w:r>
      <w:r w:rsidRPr="000C3D4E">
        <w:rPr>
          <w:color w:val="auto"/>
          <w:sz w:val="28"/>
          <w:szCs w:val="28"/>
          <w:lang w:eastAsia="ru-RU"/>
        </w:rPr>
        <w:t>2</w:t>
      </w:r>
      <w:r>
        <w:rPr>
          <w:color w:val="auto"/>
          <w:sz w:val="28"/>
          <w:szCs w:val="28"/>
          <w:lang w:eastAsia="ru-RU"/>
        </w:rPr>
        <w:t>.8</w:t>
      </w:r>
      <w:r w:rsidRPr="000C3D4E">
        <w:rPr>
          <w:color w:val="auto"/>
          <w:sz w:val="28"/>
          <w:szCs w:val="28"/>
          <w:lang w:eastAsia="ru-RU"/>
        </w:rPr>
        <w:t xml:space="preserve"> Схема </w:t>
      </w:r>
      <w:proofErr w:type="spellStart"/>
      <w:r>
        <w:rPr>
          <w:color w:val="auto"/>
          <w:sz w:val="28"/>
          <w:szCs w:val="28"/>
          <w:lang w:eastAsia="ru-RU"/>
        </w:rPr>
        <w:t>адапт</w:t>
      </w:r>
      <w:r w:rsidR="00E36C12">
        <w:rPr>
          <w:color w:val="auto"/>
          <w:sz w:val="28"/>
          <w:szCs w:val="28"/>
          <w:lang w:eastAsia="ru-RU"/>
        </w:rPr>
        <w:t>о</w:t>
      </w:r>
      <w:r>
        <w:rPr>
          <w:color w:val="auto"/>
          <w:sz w:val="28"/>
          <w:szCs w:val="28"/>
          <w:lang w:eastAsia="ru-RU"/>
        </w:rPr>
        <w:t>ра</w:t>
      </w:r>
      <w:proofErr w:type="spellEnd"/>
      <w:r w:rsidRPr="000C3D4E">
        <w:rPr>
          <w:color w:val="auto"/>
          <w:sz w:val="28"/>
          <w:szCs w:val="28"/>
          <w:lang w:eastAsia="ru-RU"/>
        </w:rPr>
        <w:t xml:space="preserve"> </w:t>
      </w:r>
      <w:proofErr w:type="spellStart"/>
      <w:r w:rsidRPr="000C3D4E">
        <w:rPr>
          <w:color w:val="auto"/>
          <w:sz w:val="28"/>
          <w:szCs w:val="28"/>
          <w:lang w:eastAsia="ru-RU"/>
        </w:rPr>
        <w:t>конектора</w:t>
      </w:r>
      <w:proofErr w:type="spellEnd"/>
      <w:r w:rsidRPr="000C3D4E">
        <w:rPr>
          <w:color w:val="auto"/>
          <w:sz w:val="28"/>
          <w:szCs w:val="28"/>
          <w:lang w:eastAsia="ru-RU"/>
        </w:rPr>
        <w:t xml:space="preserve"> камери).</w:t>
      </w:r>
    </w:p>
    <w:p w:rsidR="000C3D4E" w:rsidRPr="000C3D4E" w:rsidRDefault="000C3D4E" w:rsidP="000C3D4E">
      <w:pPr>
        <w:pStyle w:val="a9"/>
        <w:shd w:val="clear" w:color="auto" w:fill="FFFFFF"/>
        <w:spacing w:before="0" w:beforeAutospacing="0" w:after="0" w:afterAutospacing="0" w:line="360" w:lineRule="auto"/>
        <w:ind w:firstLine="630"/>
        <w:jc w:val="center"/>
        <w:rPr>
          <w:color w:val="auto"/>
          <w:sz w:val="28"/>
          <w:szCs w:val="28"/>
          <w:lang w:eastAsia="ru-RU"/>
        </w:rPr>
      </w:pPr>
      <w:r w:rsidRPr="000C3D4E">
        <w:rPr>
          <w:color w:val="auto"/>
          <w:sz w:val="28"/>
          <w:szCs w:val="28"/>
          <w:lang w:eastAsia="ru-RU"/>
        </w:rPr>
        <w:drawing>
          <wp:inline distT="0" distB="0" distL="0" distR="0" wp14:anchorId="7649914A" wp14:editId="7F57B133">
            <wp:extent cx="4312693" cy="2906973"/>
            <wp:effectExtent l="0" t="0" r="0" b="8255"/>
            <wp:docPr id="3" name="Рисунок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bright="-50000"/>
                      <a:alphaModFix/>
                    </a:blip>
                    <a:srcRect l="30884" t="14635" r="11397" b="6604"/>
                    <a:stretch>
                      <a:fillRect/>
                    </a:stretch>
                  </pic:blipFill>
                  <pic:spPr>
                    <a:xfrm>
                      <a:off x="0" y="0"/>
                      <a:ext cx="4314901" cy="2908461"/>
                    </a:xfrm>
                    <a:prstGeom prst="rect">
                      <a:avLst/>
                    </a:prstGeom>
                    <a:noFill/>
                    <a:ln>
                      <a:noFill/>
                      <a:prstDash/>
                    </a:ln>
                  </pic:spPr>
                </pic:pic>
              </a:graphicData>
            </a:graphic>
          </wp:inline>
        </w:drawing>
      </w:r>
    </w:p>
    <w:p w:rsidR="000C3D4E" w:rsidRPr="000C3D4E" w:rsidRDefault="000C3D4E" w:rsidP="000C3D4E">
      <w:pPr>
        <w:pStyle w:val="a9"/>
        <w:shd w:val="clear" w:color="auto" w:fill="FFFFFF"/>
        <w:spacing w:before="0" w:beforeAutospacing="0" w:after="0" w:afterAutospacing="0" w:line="360" w:lineRule="auto"/>
        <w:ind w:firstLine="630"/>
        <w:jc w:val="center"/>
        <w:rPr>
          <w:color w:val="auto"/>
          <w:sz w:val="28"/>
          <w:szCs w:val="28"/>
          <w:lang w:eastAsia="ru-RU"/>
        </w:rPr>
      </w:pPr>
      <w:r w:rsidRPr="000C3D4E">
        <w:rPr>
          <w:color w:val="auto"/>
          <w:sz w:val="28"/>
          <w:szCs w:val="28"/>
          <w:lang w:eastAsia="ru-RU"/>
        </w:rPr>
        <w:t>Рис.</w:t>
      </w:r>
      <w:r>
        <w:rPr>
          <w:color w:val="auto"/>
          <w:sz w:val="28"/>
          <w:szCs w:val="28"/>
          <w:lang w:eastAsia="ru-RU"/>
        </w:rPr>
        <w:t xml:space="preserve"> </w:t>
      </w:r>
      <w:r w:rsidRPr="000C3D4E">
        <w:rPr>
          <w:color w:val="auto"/>
          <w:sz w:val="28"/>
          <w:szCs w:val="28"/>
          <w:lang w:eastAsia="ru-RU"/>
        </w:rPr>
        <w:t>2</w:t>
      </w:r>
      <w:r>
        <w:rPr>
          <w:color w:val="auto"/>
          <w:sz w:val="28"/>
          <w:szCs w:val="28"/>
          <w:lang w:eastAsia="ru-RU"/>
        </w:rPr>
        <w:t>.8</w:t>
      </w:r>
      <w:r w:rsidRPr="000C3D4E">
        <w:rPr>
          <w:color w:val="auto"/>
          <w:sz w:val="28"/>
          <w:szCs w:val="28"/>
          <w:lang w:eastAsia="ru-RU"/>
        </w:rPr>
        <w:t xml:space="preserve"> Схема </w:t>
      </w:r>
      <w:proofErr w:type="spellStart"/>
      <w:r w:rsidR="00E36C12">
        <w:rPr>
          <w:color w:val="auto"/>
          <w:sz w:val="28"/>
          <w:szCs w:val="28"/>
          <w:lang w:eastAsia="ru-RU"/>
        </w:rPr>
        <w:t>адаптора</w:t>
      </w:r>
      <w:proofErr w:type="spellEnd"/>
      <w:r w:rsidR="00E36C12" w:rsidRPr="000C3D4E">
        <w:rPr>
          <w:color w:val="auto"/>
          <w:sz w:val="28"/>
          <w:szCs w:val="28"/>
          <w:lang w:eastAsia="ru-RU"/>
        </w:rPr>
        <w:t xml:space="preserve"> </w:t>
      </w:r>
      <w:proofErr w:type="spellStart"/>
      <w:r w:rsidRPr="000C3D4E">
        <w:rPr>
          <w:color w:val="auto"/>
          <w:sz w:val="28"/>
          <w:szCs w:val="28"/>
          <w:lang w:eastAsia="ru-RU"/>
        </w:rPr>
        <w:t>конектора</w:t>
      </w:r>
      <w:proofErr w:type="spellEnd"/>
      <w:r w:rsidRPr="000C3D4E">
        <w:rPr>
          <w:color w:val="auto"/>
          <w:sz w:val="28"/>
          <w:szCs w:val="28"/>
          <w:lang w:eastAsia="ru-RU"/>
        </w:rPr>
        <w:t xml:space="preserve"> камери</w:t>
      </w:r>
    </w:p>
    <w:p w:rsidR="000C3D4E" w:rsidRPr="000C3D4E" w:rsidRDefault="000C3D4E" w:rsidP="000C3D4E">
      <w:pPr>
        <w:pStyle w:val="a9"/>
        <w:shd w:val="clear" w:color="auto" w:fill="FFFFFF"/>
        <w:spacing w:before="0" w:beforeAutospacing="0" w:after="0" w:afterAutospacing="0" w:line="360" w:lineRule="auto"/>
        <w:ind w:firstLine="630"/>
        <w:rPr>
          <w:color w:val="auto"/>
          <w:sz w:val="28"/>
          <w:szCs w:val="28"/>
          <w:lang w:eastAsia="ru-RU"/>
        </w:rPr>
      </w:pPr>
      <w:r w:rsidRPr="000C3D4E">
        <w:rPr>
          <w:color w:val="auto"/>
          <w:sz w:val="28"/>
          <w:szCs w:val="28"/>
          <w:lang w:eastAsia="ru-RU"/>
        </w:rPr>
        <w:t xml:space="preserve">Під час проектування було також враховано втрати потужності сигналу при збільшення відстані передачі, для усунення цієї проблеми до ланцюгів передачі даних було додано конденсатори, які своїм зарядом підсилювали сигнал, що дозволяло працювати камері </w:t>
      </w:r>
      <w:proofErr w:type="spellStart"/>
      <w:r w:rsidRPr="000C3D4E">
        <w:rPr>
          <w:color w:val="auto"/>
          <w:sz w:val="28"/>
          <w:szCs w:val="28"/>
          <w:lang w:eastAsia="ru-RU"/>
        </w:rPr>
        <w:t>коректно</w:t>
      </w:r>
      <w:proofErr w:type="spellEnd"/>
      <w:r w:rsidRPr="000C3D4E">
        <w:rPr>
          <w:color w:val="auto"/>
          <w:sz w:val="28"/>
          <w:szCs w:val="28"/>
          <w:lang w:eastAsia="ru-RU"/>
        </w:rPr>
        <w:t>.</w:t>
      </w:r>
    </w:p>
    <w:p w:rsidR="000C3D4E" w:rsidRPr="000C3D4E" w:rsidRDefault="000C3D4E" w:rsidP="000C3D4E">
      <w:pPr>
        <w:pStyle w:val="a9"/>
        <w:shd w:val="clear" w:color="auto" w:fill="FFFFFF"/>
        <w:spacing w:before="0" w:beforeAutospacing="0" w:after="0" w:afterAutospacing="0" w:line="360" w:lineRule="auto"/>
        <w:ind w:firstLine="630"/>
        <w:rPr>
          <w:color w:val="auto"/>
          <w:sz w:val="28"/>
          <w:szCs w:val="28"/>
          <w:lang w:eastAsia="ru-RU"/>
        </w:rPr>
      </w:pPr>
      <w:r w:rsidRPr="000C3D4E">
        <w:rPr>
          <w:color w:val="auto"/>
          <w:sz w:val="28"/>
          <w:szCs w:val="28"/>
          <w:lang w:eastAsia="ru-RU"/>
        </w:rPr>
        <w:t xml:space="preserve">Модуль камери підключений до материнська плата за допомогою роз'єму з 24 контактами, з яких 4 </w:t>
      </w:r>
      <w:proofErr w:type="spellStart"/>
      <w:r w:rsidRPr="000C3D4E">
        <w:rPr>
          <w:color w:val="auto"/>
          <w:sz w:val="28"/>
          <w:szCs w:val="28"/>
          <w:lang w:eastAsia="ru-RU"/>
        </w:rPr>
        <w:t>контакта</w:t>
      </w:r>
      <w:proofErr w:type="spellEnd"/>
      <w:r w:rsidRPr="000C3D4E">
        <w:rPr>
          <w:color w:val="auto"/>
          <w:sz w:val="28"/>
          <w:szCs w:val="28"/>
          <w:lang w:eastAsia="ru-RU"/>
        </w:rPr>
        <w:t xml:space="preserve"> використовуються для живлення різної напругою модуль камери (Рис. </w:t>
      </w:r>
      <w:r>
        <w:rPr>
          <w:color w:val="auto"/>
          <w:sz w:val="28"/>
          <w:szCs w:val="28"/>
          <w:lang w:eastAsia="ru-RU"/>
        </w:rPr>
        <w:t>2.9</w:t>
      </w:r>
      <w:r w:rsidRPr="000C3D4E">
        <w:rPr>
          <w:color w:val="auto"/>
          <w:sz w:val="28"/>
          <w:szCs w:val="28"/>
          <w:lang w:eastAsia="ru-RU"/>
        </w:rPr>
        <w:t xml:space="preserve"> Схема </w:t>
      </w:r>
      <w:proofErr w:type="spellStart"/>
      <w:r w:rsidR="00E36C12">
        <w:rPr>
          <w:color w:val="auto"/>
          <w:sz w:val="28"/>
          <w:szCs w:val="28"/>
          <w:lang w:eastAsia="ru-RU"/>
        </w:rPr>
        <w:t>адаптора</w:t>
      </w:r>
      <w:proofErr w:type="spellEnd"/>
      <w:r w:rsidR="00E36C12" w:rsidRPr="000C3D4E">
        <w:rPr>
          <w:color w:val="auto"/>
          <w:sz w:val="28"/>
          <w:szCs w:val="28"/>
          <w:lang w:eastAsia="ru-RU"/>
        </w:rPr>
        <w:t xml:space="preserve"> </w:t>
      </w:r>
      <w:r w:rsidRPr="000C3D4E">
        <w:rPr>
          <w:color w:val="auto"/>
          <w:sz w:val="28"/>
          <w:szCs w:val="28"/>
          <w:lang w:eastAsia="ru-RU"/>
        </w:rPr>
        <w:t>камери до смартфона), 10 контактів відведені для передачі даних та для годинника станів модуля. Решта призначені для сигналів контролю, даних та земл</w:t>
      </w:r>
      <w:r w:rsidR="007E4F40">
        <w:rPr>
          <w:color w:val="auto"/>
          <w:sz w:val="28"/>
          <w:szCs w:val="28"/>
          <w:lang w:eastAsia="ru-RU"/>
        </w:rPr>
        <w:t>і</w:t>
      </w:r>
      <w:r w:rsidRPr="000C3D4E">
        <w:rPr>
          <w:color w:val="auto"/>
          <w:sz w:val="28"/>
          <w:szCs w:val="28"/>
          <w:lang w:eastAsia="ru-RU"/>
        </w:rPr>
        <w:t>.</w:t>
      </w:r>
    </w:p>
    <w:p w:rsidR="000C3D4E" w:rsidRPr="000C3D4E" w:rsidRDefault="000C3D4E" w:rsidP="000C3D4E">
      <w:pPr>
        <w:pStyle w:val="a9"/>
        <w:shd w:val="clear" w:color="auto" w:fill="FFFFFF"/>
        <w:spacing w:before="0" w:beforeAutospacing="0" w:after="0" w:afterAutospacing="0" w:line="360" w:lineRule="auto"/>
        <w:ind w:firstLine="630"/>
        <w:rPr>
          <w:color w:val="auto"/>
          <w:sz w:val="28"/>
          <w:szCs w:val="28"/>
          <w:lang w:eastAsia="ru-RU"/>
        </w:rPr>
      </w:pPr>
      <w:r w:rsidRPr="000C3D4E">
        <w:rPr>
          <w:color w:val="auto"/>
          <w:sz w:val="28"/>
          <w:szCs w:val="28"/>
          <w:lang w:eastAsia="ru-RU"/>
        </w:rPr>
        <w:lastRenderedPageBreak/>
        <w:drawing>
          <wp:inline distT="0" distB="0" distL="0" distR="0" wp14:anchorId="6235F254" wp14:editId="4A9E63A5">
            <wp:extent cx="5232928" cy="3389772"/>
            <wp:effectExtent l="0" t="0" r="5822" b="1128"/>
            <wp:docPr id="4" name="Рисунок 4" descr="K:\Projects\Extending smartphone's camera\info\P765.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bright="-50000"/>
                      <a:alphaModFix/>
                    </a:blip>
                    <a:srcRect/>
                    <a:stretch>
                      <a:fillRect/>
                    </a:stretch>
                  </pic:blipFill>
                  <pic:spPr>
                    <a:xfrm>
                      <a:off x="0" y="0"/>
                      <a:ext cx="5232928" cy="3389772"/>
                    </a:xfrm>
                    <a:prstGeom prst="rect">
                      <a:avLst/>
                    </a:prstGeom>
                    <a:noFill/>
                    <a:ln>
                      <a:noFill/>
                      <a:prstDash/>
                    </a:ln>
                  </pic:spPr>
                </pic:pic>
              </a:graphicData>
            </a:graphic>
          </wp:inline>
        </w:drawing>
      </w:r>
    </w:p>
    <w:p w:rsidR="0064644F" w:rsidRPr="007E4F40" w:rsidRDefault="007E4F40" w:rsidP="007E4F40">
      <w:pPr>
        <w:pStyle w:val="a9"/>
        <w:shd w:val="clear" w:color="auto" w:fill="FFFFFF"/>
        <w:spacing w:before="0" w:beforeAutospacing="0" w:after="0" w:afterAutospacing="0" w:line="360" w:lineRule="auto"/>
        <w:ind w:firstLine="630"/>
        <w:jc w:val="center"/>
        <w:rPr>
          <w:color w:val="auto"/>
          <w:sz w:val="28"/>
          <w:szCs w:val="28"/>
          <w:lang w:eastAsia="ru-RU"/>
          <w:rPrChange w:id="721" w:author="ASD" w:date="2016-05-26T18:30:00Z">
            <w:rPr>
              <w:rFonts w:eastAsiaTheme="majorEastAsia"/>
            </w:rPr>
          </w:rPrChange>
        </w:rPr>
      </w:pPr>
      <w:r>
        <w:rPr>
          <w:color w:val="auto"/>
          <w:sz w:val="28"/>
          <w:szCs w:val="28"/>
          <w:lang w:eastAsia="ru-RU"/>
        </w:rPr>
        <w:t>Рис. 2.9</w:t>
      </w:r>
      <w:r w:rsidR="000C3D4E" w:rsidRPr="000C3D4E">
        <w:rPr>
          <w:color w:val="auto"/>
          <w:sz w:val="28"/>
          <w:szCs w:val="28"/>
          <w:lang w:eastAsia="ru-RU"/>
        </w:rPr>
        <w:t xml:space="preserve"> Схема </w:t>
      </w:r>
      <w:proofErr w:type="spellStart"/>
      <w:r w:rsidR="00E36C12">
        <w:rPr>
          <w:color w:val="auto"/>
          <w:sz w:val="28"/>
          <w:szCs w:val="28"/>
          <w:lang w:eastAsia="ru-RU"/>
        </w:rPr>
        <w:t>адаптора</w:t>
      </w:r>
      <w:proofErr w:type="spellEnd"/>
      <w:r w:rsidR="00E36C12" w:rsidRPr="000C3D4E">
        <w:rPr>
          <w:color w:val="auto"/>
          <w:sz w:val="28"/>
          <w:szCs w:val="28"/>
          <w:lang w:eastAsia="ru-RU"/>
        </w:rPr>
        <w:t xml:space="preserve"> </w:t>
      </w:r>
      <w:r w:rsidR="000C3D4E" w:rsidRPr="000C3D4E">
        <w:rPr>
          <w:color w:val="auto"/>
          <w:sz w:val="28"/>
          <w:szCs w:val="28"/>
          <w:lang w:eastAsia="ru-RU"/>
        </w:rPr>
        <w:t>камери до смартфона</w:t>
      </w:r>
    </w:p>
    <w:p w:rsidR="00496446" w:rsidRDefault="00496446" w:rsidP="00D902DF">
      <w:pPr>
        <w:pStyle w:val="2"/>
        <w:numPr>
          <w:ilvl w:val="0"/>
          <w:numId w:val="14"/>
        </w:numPr>
        <w:spacing w:line="360" w:lineRule="auto"/>
        <w:ind w:left="1260" w:hanging="540"/>
        <w:rPr>
          <w:rFonts w:eastAsiaTheme="majorEastAsia"/>
          <w:lang w:val="uk-UA"/>
        </w:rPr>
      </w:pPr>
      <w:bookmarkStart w:id="722" w:name="_Toc452065748"/>
      <w:r w:rsidRPr="00127E61">
        <w:rPr>
          <w:rFonts w:eastAsiaTheme="majorEastAsia"/>
          <w:lang w:val="uk-UA"/>
          <w:rPrChange w:id="723" w:author="ASD" w:date="2016-05-26T18:30:00Z">
            <w:rPr>
              <w:rFonts w:eastAsiaTheme="majorEastAsia"/>
              <w:lang w:val="uk-UA"/>
            </w:rPr>
          </w:rPrChange>
        </w:rPr>
        <w:t xml:space="preserve">Порівняння з </w:t>
      </w:r>
      <w:r w:rsidR="00AF5FF5" w:rsidRPr="00127E61">
        <w:rPr>
          <w:rFonts w:eastAsiaTheme="majorEastAsia"/>
          <w:lang w:val="uk-UA"/>
          <w:rPrChange w:id="724" w:author="ASD" w:date="2016-05-26T18:30:00Z">
            <w:rPr>
              <w:rFonts w:eastAsiaTheme="majorEastAsia"/>
              <w:lang w:val="uk-UA"/>
            </w:rPr>
          </w:rPrChange>
        </w:rPr>
        <w:t>аналогами</w:t>
      </w:r>
      <w:bookmarkEnd w:id="722"/>
    </w:p>
    <w:p w:rsidR="007E4F40" w:rsidRPr="007E4F40" w:rsidRDefault="007E4F40" w:rsidP="007E4F40">
      <w:pPr>
        <w:pStyle w:val="a9"/>
        <w:shd w:val="clear" w:color="auto" w:fill="FFFFFF"/>
        <w:spacing w:before="0" w:beforeAutospacing="0" w:after="0" w:afterAutospacing="0" w:line="360" w:lineRule="auto"/>
        <w:ind w:firstLine="630"/>
        <w:rPr>
          <w:color w:val="auto"/>
          <w:sz w:val="28"/>
          <w:szCs w:val="28"/>
          <w:lang w:eastAsia="ru-RU"/>
        </w:rPr>
      </w:pPr>
      <w:r w:rsidRPr="007E4F40">
        <w:rPr>
          <w:color w:val="auto"/>
          <w:sz w:val="28"/>
          <w:szCs w:val="28"/>
          <w:lang w:eastAsia="ru-RU"/>
        </w:rPr>
        <w:t>Найбільш схожою на мою розробку є USB ендоскопом для Android. Оскільки прилади мають програмне забезпечення, тому вони буде порівнюватися окрема за програмним продуктом та за технічними характеристиками.</w:t>
      </w:r>
    </w:p>
    <w:p w:rsidR="007E4F40" w:rsidRDefault="007E4F40" w:rsidP="007E4F40">
      <w:pPr>
        <w:pStyle w:val="3"/>
        <w:numPr>
          <w:ilvl w:val="0"/>
          <w:numId w:val="35"/>
        </w:numPr>
        <w:tabs>
          <w:tab w:val="left" w:pos="1440"/>
        </w:tabs>
        <w:ind w:left="1440" w:hanging="720"/>
      </w:pPr>
      <w:bookmarkStart w:id="725" w:name="_Toc452065749"/>
      <w:proofErr w:type="spellStart"/>
      <w:r w:rsidRPr="007E4F40">
        <w:t>Технічне</w:t>
      </w:r>
      <w:proofErr w:type="spellEnd"/>
      <w:r w:rsidRPr="007E4F40">
        <w:t xml:space="preserve"> </w:t>
      </w:r>
      <w:proofErr w:type="spellStart"/>
      <w:r w:rsidRPr="007E4F40">
        <w:t>порівняння</w:t>
      </w:r>
      <w:bookmarkEnd w:id="725"/>
      <w:proofErr w:type="spellEnd"/>
    </w:p>
    <w:p w:rsidR="001C19E5" w:rsidRPr="001C19E5" w:rsidRDefault="001C19E5" w:rsidP="001C19E5">
      <w:pPr>
        <w:pStyle w:val="a9"/>
        <w:shd w:val="clear" w:color="auto" w:fill="FFFFFF"/>
        <w:spacing w:before="0" w:beforeAutospacing="0" w:after="0" w:afterAutospacing="0" w:line="360" w:lineRule="auto"/>
        <w:ind w:firstLine="630"/>
        <w:rPr>
          <w:color w:val="auto"/>
          <w:sz w:val="28"/>
          <w:szCs w:val="28"/>
          <w:lang w:eastAsia="ru-RU"/>
        </w:rPr>
      </w:pPr>
      <w:r w:rsidRPr="001C19E5">
        <w:rPr>
          <w:color w:val="auto"/>
          <w:sz w:val="28"/>
          <w:szCs w:val="28"/>
          <w:lang w:eastAsia="ru-RU"/>
        </w:rPr>
        <w:t>Порівняння подовжувача та найкращого ендоскопа</w:t>
      </w:r>
      <w:r>
        <w:rPr>
          <w:color w:val="auto"/>
          <w:sz w:val="28"/>
          <w:szCs w:val="28"/>
          <w:lang w:eastAsia="ru-RU"/>
        </w:rPr>
        <w:t xml:space="preserve"> на ринку.</w:t>
      </w:r>
    </w:p>
    <w:p w:rsidR="007E4F40" w:rsidRDefault="007E4F40" w:rsidP="007E4F40">
      <w:pPr>
        <w:pStyle w:val="a9"/>
        <w:shd w:val="clear" w:color="auto" w:fill="FFFFFF"/>
        <w:spacing w:before="0" w:beforeAutospacing="0" w:after="0" w:afterAutospacing="0" w:line="360" w:lineRule="auto"/>
        <w:ind w:firstLine="360"/>
        <w:jc w:val="center"/>
        <w:rPr>
          <w:color w:val="auto"/>
          <w:sz w:val="28"/>
          <w:szCs w:val="28"/>
          <w:lang w:eastAsia="ru-RU"/>
        </w:rPr>
      </w:pPr>
      <w:r w:rsidRPr="007E4F40">
        <w:rPr>
          <w:color w:val="auto"/>
          <w:sz w:val="28"/>
          <w:szCs w:val="28"/>
          <w:lang w:eastAsia="ru-RU"/>
        </w:rPr>
        <w:drawing>
          <wp:inline distT="0" distB="0" distL="0" distR="0" wp14:anchorId="4F32DECB" wp14:editId="6D99E73D">
            <wp:extent cx="5231521" cy="2374360"/>
            <wp:effectExtent l="0" t="0" r="7620" b="698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499" cy="2393866"/>
                    </a:xfrm>
                    <a:prstGeom prst="rect">
                      <a:avLst/>
                    </a:prstGeom>
                    <a:noFill/>
                    <a:ln>
                      <a:noFill/>
                    </a:ln>
                  </pic:spPr>
                </pic:pic>
              </a:graphicData>
            </a:graphic>
          </wp:inline>
        </w:drawing>
      </w:r>
    </w:p>
    <w:p w:rsidR="007E4F40" w:rsidRPr="007E4F40" w:rsidRDefault="007E4F40" w:rsidP="007E4F40">
      <w:pPr>
        <w:pStyle w:val="a9"/>
        <w:shd w:val="clear" w:color="auto" w:fill="FFFFFF"/>
        <w:spacing w:before="0" w:beforeAutospacing="0" w:after="0" w:afterAutospacing="0" w:line="360" w:lineRule="auto"/>
        <w:ind w:firstLine="360"/>
        <w:jc w:val="center"/>
        <w:rPr>
          <w:color w:val="auto"/>
          <w:sz w:val="28"/>
          <w:szCs w:val="28"/>
          <w:lang w:eastAsia="ru-RU"/>
        </w:rPr>
      </w:pPr>
      <w:r>
        <w:rPr>
          <w:color w:val="auto"/>
          <w:sz w:val="28"/>
          <w:szCs w:val="28"/>
          <w:lang w:eastAsia="ru-RU"/>
        </w:rPr>
        <w:t xml:space="preserve">Рис. 2.10 Подовжувач та </w:t>
      </w:r>
      <w:proofErr w:type="spellStart"/>
      <w:r>
        <w:rPr>
          <w:color w:val="auto"/>
          <w:sz w:val="28"/>
          <w:szCs w:val="28"/>
          <w:lang w:eastAsia="ru-RU"/>
        </w:rPr>
        <w:t>енкодер</w:t>
      </w:r>
      <w:proofErr w:type="spellEnd"/>
    </w:p>
    <w:p w:rsidR="007E4F40" w:rsidRPr="007E4F40" w:rsidRDefault="007E4F40" w:rsidP="001C19E5">
      <w:pPr>
        <w:pStyle w:val="a9"/>
        <w:shd w:val="clear" w:color="auto" w:fill="FFFFFF"/>
        <w:spacing w:before="0" w:beforeAutospacing="0" w:after="0" w:afterAutospacing="0" w:line="360" w:lineRule="auto"/>
        <w:ind w:firstLine="630"/>
        <w:jc w:val="right"/>
        <w:rPr>
          <w:color w:val="auto"/>
          <w:sz w:val="28"/>
          <w:szCs w:val="28"/>
          <w:lang w:eastAsia="ru-RU"/>
        </w:rPr>
      </w:pPr>
      <w:r w:rsidRPr="007E4F40">
        <w:rPr>
          <w:color w:val="auto"/>
          <w:sz w:val="28"/>
          <w:szCs w:val="28"/>
          <w:lang w:eastAsia="ru-RU"/>
        </w:rPr>
        <w:lastRenderedPageBreak/>
        <w:t>Таблиця</w:t>
      </w:r>
      <w:r w:rsidR="001C19E5">
        <w:rPr>
          <w:color w:val="auto"/>
          <w:sz w:val="28"/>
          <w:szCs w:val="28"/>
          <w:lang w:eastAsia="ru-RU"/>
        </w:rPr>
        <w:t xml:space="preserve"> 2.</w:t>
      </w:r>
      <w:r w:rsidR="00B2116F">
        <w:rPr>
          <w:color w:val="auto"/>
          <w:sz w:val="28"/>
          <w:szCs w:val="28"/>
          <w:lang w:eastAsia="ru-RU"/>
        </w:rPr>
        <w:t>2</w:t>
      </w:r>
      <w:r w:rsidRPr="007E4F40">
        <w:rPr>
          <w:color w:val="auto"/>
          <w:sz w:val="28"/>
          <w:szCs w:val="28"/>
          <w:lang w:eastAsia="ru-RU"/>
        </w:rPr>
        <w:t xml:space="preserve"> </w:t>
      </w:r>
    </w:p>
    <w:tbl>
      <w:tblPr>
        <w:tblStyle w:val="a8"/>
        <w:tblW w:w="0" w:type="auto"/>
        <w:tblLook w:val="04A0" w:firstRow="1" w:lastRow="0" w:firstColumn="1" w:lastColumn="0" w:noHBand="0" w:noVBand="1"/>
      </w:tblPr>
      <w:tblGrid>
        <w:gridCol w:w="5754"/>
        <w:gridCol w:w="1890"/>
        <w:gridCol w:w="1700"/>
      </w:tblGrid>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Подовжувач</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Ендоскоп</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Розмір камери в мм</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8х8х5</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5.5х7.8х5.5</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Кількість мега пікселів</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5</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1.3</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Роздільна здатність фото</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2592х1944</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нема</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proofErr w:type="spellStart"/>
            <w:r w:rsidRPr="007E4F40">
              <w:rPr>
                <w:color w:val="auto"/>
                <w:sz w:val="28"/>
                <w:szCs w:val="28"/>
                <w:lang w:eastAsia="ru-RU"/>
              </w:rPr>
              <w:t>Відеозйомка</w:t>
            </w:r>
            <w:proofErr w:type="spellEnd"/>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640х480</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640х480</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 xml:space="preserve">Цифровий </w:t>
            </w:r>
            <w:proofErr w:type="spellStart"/>
            <w:r w:rsidRPr="007E4F40">
              <w:rPr>
                <w:color w:val="auto"/>
                <w:sz w:val="28"/>
                <w:szCs w:val="28"/>
                <w:lang w:eastAsia="ru-RU"/>
              </w:rPr>
              <w:t>зум</w:t>
            </w:r>
            <w:proofErr w:type="spellEnd"/>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Так</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Ні</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proofErr w:type="spellStart"/>
            <w:r w:rsidRPr="007E4F40">
              <w:rPr>
                <w:color w:val="auto"/>
                <w:sz w:val="28"/>
                <w:szCs w:val="28"/>
                <w:lang w:eastAsia="ru-RU"/>
              </w:rPr>
              <w:t>Автофокус</w:t>
            </w:r>
            <w:proofErr w:type="spellEnd"/>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Так</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Ні</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Спалах</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Так</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Так</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 xml:space="preserve">Подовження </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До 10 м</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До 10 м</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Потрібне програмне забезпечення для роботи</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Ні</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Так</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Використовує Mini USB Port</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Ні</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Так</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Використовує камеру смартфона</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Так</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Ні</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Прив’язано до смартфона</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Так</w:t>
            </w:r>
          </w:p>
        </w:tc>
        <w:tc>
          <w:tcPr>
            <w:tcW w:w="170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Ні</w:t>
            </w:r>
          </w:p>
        </w:tc>
      </w:tr>
      <w:tr w:rsidR="007E4F40" w:rsidRPr="007E4F40" w:rsidTr="00D52597">
        <w:tc>
          <w:tcPr>
            <w:tcW w:w="5755"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Вартість</w:t>
            </w:r>
          </w:p>
        </w:tc>
        <w:tc>
          <w:tcPr>
            <w:tcW w:w="1890" w:type="dxa"/>
          </w:tcPr>
          <w:p w:rsidR="007E4F40" w:rsidRPr="007E4F40" w:rsidRDefault="007E4F40" w:rsidP="007E4F40">
            <w:pPr>
              <w:pStyle w:val="a9"/>
              <w:shd w:val="clear" w:color="auto" w:fill="FFFFFF"/>
              <w:spacing w:before="0" w:beforeAutospacing="0" w:after="0" w:afterAutospacing="0" w:line="360" w:lineRule="auto"/>
              <w:ind w:hanging="23"/>
              <w:rPr>
                <w:color w:val="auto"/>
                <w:sz w:val="28"/>
                <w:szCs w:val="28"/>
                <w:lang w:eastAsia="ru-RU"/>
              </w:rPr>
            </w:pPr>
            <w:r w:rsidRPr="007E4F40">
              <w:rPr>
                <w:color w:val="auto"/>
                <w:sz w:val="28"/>
                <w:szCs w:val="28"/>
                <w:lang w:eastAsia="ru-RU"/>
              </w:rPr>
              <w:t>200 грн</w:t>
            </w:r>
          </w:p>
        </w:tc>
        <w:tc>
          <w:tcPr>
            <w:tcW w:w="1700" w:type="dxa"/>
          </w:tcPr>
          <w:p w:rsidR="007E4F40" w:rsidRPr="007E4F40" w:rsidRDefault="001C19E5" w:rsidP="007E4F40">
            <w:pPr>
              <w:pStyle w:val="a9"/>
              <w:shd w:val="clear" w:color="auto" w:fill="FFFFFF"/>
              <w:spacing w:before="0" w:beforeAutospacing="0" w:after="0" w:afterAutospacing="0" w:line="360" w:lineRule="auto"/>
              <w:ind w:hanging="23"/>
              <w:rPr>
                <w:color w:val="auto"/>
                <w:sz w:val="28"/>
                <w:szCs w:val="28"/>
                <w:lang w:eastAsia="ru-RU"/>
              </w:rPr>
            </w:pPr>
            <w:r>
              <w:rPr>
                <w:color w:val="auto"/>
                <w:sz w:val="28"/>
                <w:szCs w:val="28"/>
                <w:lang w:eastAsia="ru-RU"/>
              </w:rPr>
              <w:t>1</w:t>
            </w:r>
            <w:r w:rsidR="007E4F40" w:rsidRPr="007E4F40">
              <w:rPr>
                <w:color w:val="auto"/>
                <w:sz w:val="28"/>
                <w:szCs w:val="28"/>
                <w:lang w:eastAsia="ru-RU"/>
              </w:rPr>
              <w:t>931 грн</w:t>
            </w:r>
          </w:p>
        </w:tc>
      </w:tr>
    </w:tbl>
    <w:p w:rsidR="007E4F40" w:rsidRPr="007E4F40" w:rsidRDefault="007E4F40" w:rsidP="007E4F40">
      <w:pPr>
        <w:pStyle w:val="a9"/>
        <w:shd w:val="clear" w:color="auto" w:fill="FFFFFF"/>
        <w:spacing w:before="0" w:beforeAutospacing="0" w:after="0" w:afterAutospacing="0" w:line="360" w:lineRule="auto"/>
        <w:ind w:firstLine="630"/>
        <w:rPr>
          <w:color w:val="auto"/>
          <w:sz w:val="28"/>
          <w:szCs w:val="28"/>
          <w:lang w:eastAsia="ru-RU"/>
        </w:rPr>
      </w:pPr>
    </w:p>
    <w:p w:rsidR="007E4F40" w:rsidRPr="007E4F40" w:rsidRDefault="007E4F40" w:rsidP="007E4F40">
      <w:pPr>
        <w:pStyle w:val="a9"/>
        <w:shd w:val="clear" w:color="auto" w:fill="FFFFFF"/>
        <w:spacing w:before="0" w:beforeAutospacing="0" w:after="0" w:afterAutospacing="0" w:line="360" w:lineRule="auto"/>
        <w:ind w:firstLine="630"/>
        <w:rPr>
          <w:color w:val="auto"/>
          <w:sz w:val="28"/>
          <w:szCs w:val="28"/>
          <w:lang w:eastAsia="ru-RU"/>
        </w:rPr>
      </w:pPr>
      <w:r w:rsidRPr="007E4F40">
        <w:rPr>
          <w:color w:val="auto"/>
          <w:sz w:val="28"/>
          <w:szCs w:val="28"/>
          <w:lang w:eastAsia="ru-RU"/>
        </w:rPr>
        <w:t>Із таблиці видно, що ендоскоп значно поступається моєму подовжувачу. Єдина перевага в універсальності ендоскопа для всіх смартфонів, але з цим пов’язаний один з його недоліків, а саме використання Mini USB роз’єму, що не дає змогу використовувати ендоскоп та зарядку одночасно або Power Bank. Також для роботи ендоскопу потрібна спеціальна програма, що ускладнює розробку програмного забезпечення для цього приладу.</w:t>
      </w:r>
    </w:p>
    <w:p w:rsidR="007E4F40" w:rsidRPr="007E4F40" w:rsidRDefault="007E4F40" w:rsidP="007E4F40">
      <w:pPr>
        <w:pStyle w:val="a9"/>
        <w:shd w:val="clear" w:color="auto" w:fill="FFFFFF"/>
        <w:spacing w:before="0" w:beforeAutospacing="0" w:after="0" w:afterAutospacing="0" w:line="360" w:lineRule="auto"/>
        <w:ind w:firstLine="630"/>
        <w:rPr>
          <w:color w:val="auto"/>
          <w:sz w:val="28"/>
          <w:szCs w:val="28"/>
          <w:lang w:eastAsia="ru-RU"/>
        </w:rPr>
      </w:pPr>
      <w:r w:rsidRPr="007E4F40">
        <w:rPr>
          <w:color w:val="auto"/>
          <w:sz w:val="28"/>
          <w:szCs w:val="28"/>
          <w:lang w:eastAsia="ru-RU"/>
        </w:rPr>
        <w:t>Найбільшою проблемою ендоскопа є неможливість зміни фокусу, в моєму ж пристрої вбудовано автоматичне налаштування фокуса, що є найбільшою перевагою над конкурентом.</w:t>
      </w:r>
    </w:p>
    <w:p w:rsidR="007E4F40" w:rsidRPr="007E4F40" w:rsidRDefault="007E4F40" w:rsidP="007E4F40">
      <w:pPr>
        <w:pStyle w:val="a9"/>
        <w:shd w:val="clear" w:color="auto" w:fill="FFFFFF"/>
        <w:spacing w:before="0" w:beforeAutospacing="0" w:after="0" w:afterAutospacing="0" w:line="360" w:lineRule="auto"/>
        <w:ind w:firstLine="630"/>
        <w:rPr>
          <w:color w:val="auto"/>
          <w:sz w:val="28"/>
          <w:szCs w:val="28"/>
          <w:lang w:eastAsia="ru-RU"/>
        </w:rPr>
      </w:pPr>
      <w:r w:rsidRPr="007E4F40">
        <w:rPr>
          <w:color w:val="auto"/>
          <w:sz w:val="28"/>
          <w:szCs w:val="28"/>
          <w:lang w:eastAsia="ru-RU"/>
        </w:rPr>
        <w:t xml:space="preserve">Варто зазначити, що для порівняння було узято найкращу модель ендоскопа для Android, а для подовжувача використана застаріла модель смартфона LG P700. Сучасні смартфони мають значно вищі характеристики. Наприклад: </w:t>
      </w:r>
      <w:r w:rsidRPr="007E4F40">
        <w:rPr>
          <w:color w:val="auto"/>
          <w:sz w:val="28"/>
          <w:szCs w:val="28"/>
          <w:lang w:eastAsia="ru-RU"/>
        </w:rPr>
        <w:lastRenderedPageBreak/>
        <w:t>сучасний модуль камери має 20 мега пікселів, що є у 4 рази більше за використаний модуль.</w:t>
      </w:r>
    </w:p>
    <w:p w:rsidR="001C19E5" w:rsidRPr="001C19E5" w:rsidRDefault="007E4F40" w:rsidP="001C19E5">
      <w:pPr>
        <w:pStyle w:val="3"/>
        <w:numPr>
          <w:ilvl w:val="0"/>
          <w:numId w:val="35"/>
        </w:numPr>
        <w:ind w:left="1440" w:hanging="720"/>
      </w:pPr>
      <w:bookmarkStart w:id="726" w:name="_Toc452065750"/>
      <w:proofErr w:type="spellStart"/>
      <w:r w:rsidRPr="007E4F40">
        <w:t>Програмне</w:t>
      </w:r>
      <w:proofErr w:type="spellEnd"/>
      <w:r w:rsidRPr="007E4F40">
        <w:t xml:space="preserve"> </w:t>
      </w:r>
      <w:proofErr w:type="spellStart"/>
      <w:r w:rsidRPr="007E4F40">
        <w:t>порівняння</w:t>
      </w:r>
      <w:bookmarkEnd w:id="726"/>
      <w:proofErr w:type="spellEnd"/>
    </w:p>
    <w:p w:rsidR="001C19E5" w:rsidRPr="007E4F40" w:rsidRDefault="001C19E5" w:rsidP="001C19E5">
      <w:pPr>
        <w:pStyle w:val="a9"/>
        <w:shd w:val="clear" w:color="auto" w:fill="FFFFFF"/>
        <w:spacing w:before="0" w:beforeAutospacing="0" w:after="0" w:afterAutospacing="0" w:line="360" w:lineRule="auto"/>
        <w:ind w:firstLine="630"/>
        <w:rPr>
          <w:color w:val="auto"/>
          <w:sz w:val="28"/>
          <w:szCs w:val="28"/>
          <w:lang w:eastAsia="ru-RU"/>
        </w:rPr>
      </w:pPr>
      <w:r w:rsidRPr="007E4F40">
        <w:rPr>
          <w:color w:val="auto"/>
          <w:sz w:val="28"/>
          <w:szCs w:val="28"/>
          <w:lang w:eastAsia="ru-RU"/>
        </w:rPr>
        <w:t xml:space="preserve">Для створення програмного забезпечення я взяв за основу алгоритм </w:t>
      </w:r>
      <w:proofErr w:type="spellStart"/>
      <w:r w:rsidRPr="007E4F40">
        <w:rPr>
          <w:color w:val="auto"/>
          <w:sz w:val="28"/>
          <w:szCs w:val="28"/>
          <w:lang w:eastAsia="ru-RU"/>
        </w:rPr>
        <w:t>OpenTLD</w:t>
      </w:r>
      <w:proofErr w:type="spellEnd"/>
      <w:r w:rsidRPr="007E4F40">
        <w:rPr>
          <w:color w:val="auto"/>
          <w:sz w:val="28"/>
          <w:szCs w:val="28"/>
          <w:lang w:eastAsia="ru-RU"/>
        </w:rPr>
        <w:t xml:space="preserve">, який базується на алгоритмі Лукаса — </w:t>
      </w:r>
      <w:proofErr w:type="spellStart"/>
      <w:r w:rsidRPr="007E4F40">
        <w:rPr>
          <w:color w:val="auto"/>
          <w:sz w:val="28"/>
          <w:szCs w:val="28"/>
          <w:lang w:eastAsia="ru-RU"/>
        </w:rPr>
        <w:t>Канаде</w:t>
      </w:r>
      <w:proofErr w:type="spellEnd"/>
      <w:r w:rsidRPr="007E4F40">
        <w:rPr>
          <w:color w:val="auto"/>
          <w:sz w:val="28"/>
          <w:szCs w:val="28"/>
          <w:lang w:eastAsia="ru-RU"/>
        </w:rPr>
        <w:t>.</w:t>
      </w:r>
    </w:p>
    <w:p w:rsidR="00B2116F" w:rsidRDefault="001C19E5" w:rsidP="007E4F40">
      <w:pPr>
        <w:pStyle w:val="a9"/>
        <w:shd w:val="clear" w:color="auto" w:fill="FFFFFF"/>
        <w:spacing w:before="0" w:beforeAutospacing="0" w:after="0" w:afterAutospacing="0" w:line="360" w:lineRule="auto"/>
        <w:ind w:firstLine="630"/>
        <w:rPr>
          <w:color w:val="auto"/>
          <w:sz w:val="28"/>
          <w:szCs w:val="28"/>
          <w:lang w:eastAsia="ru-RU"/>
        </w:rPr>
      </w:pPr>
      <w:r>
        <w:rPr>
          <w:color w:val="auto"/>
          <w:sz w:val="28"/>
          <w:szCs w:val="28"/>
          <w:lang w:eastAsia="ru-RU"/>
        </w:rPr>
        <w:t xml:space="preserve">Детальний опис програмної частини є в третьому розділі. </w:t>
      </w:r>
    </w:p>
    <w:p w:rsidR="007E4F40" w:rsidRDefault="007E4F40" w:rsidP="007E4F40">
      <w:pPr>
        <w:pStyle w:val="a9"/>
        <w:shd w:val="clear" w:color="auto" w:fill="FFFFFF"/>
        <w:spacing w:before="0" w:beforeAutospacing="0" w:after="0" w:afterAutospacing="0" w:line="360" w:lineRule="auto"/>
        <w:ind w:firstLine="630"/>
        <w:rPr>
          <w:color w:val="auto"/>
          <w:sz w:val="28"/>
          <w:szCs w:val="28"/>
          <w:lang w:eastAsia="ru-RU"/>
        </w:rPr>
      </w:pPr>
      <w:r w:rsidRPr="007E4F40">
        <w:rPr>
          <w:color w:val="auto"/>
          <w:sz w:val="28"/>
          <w:szCs w:val="28"/>
          <w:lang w:eastAsia="ru-RU"/>
        </w:rPr>
        <w:t>Таблиця порівняння програмного забезпечення мого приладу та найкращого ендоскопа</w:t>
      </w:r>
      <w:r w:rsidR="001C19E5">
        <w:rPr>
          <w:color w:val="auto"/>
          <w:sz w:val="28"/>
          <w:szCs w:val="28"/>
          <w:lang w:eastAsia="ru-RU"/>
        </w:rPr>
        <w:t>.</w:t>
      </w:r>
    </w:p>
    <w:p w:rsidR="001C19E5" w:rsidRPr="007E4F40" w:rsidRDefault="00B2116F" w:rsidP="001C19E5">
      <w:pPr>
        <w:pStyle w:val="a9"/>
        <w:shd w:val="clear" w:color="auto" w:fill="FFFFFF"/>
        <w:spacing w:before="0" w:beforeAutospacing="0" w:after="0" w:afterAutospacing="0" w:line="360" w:lineRule="auto"/>
        <w:ind w:firstLine="630"/>
        <w:jc w:val="right"/>
        <w:rPr>
          <w:color w:val="auto"/>
          <w:sz w:val="28"/>
          <w:szCs w:val="28"/>
          <w:lang w:eastAsia="ru-RU"/>
        </w:rPr>
      </w:pPr>
      <w:r>
        <w:rPr>
          <w:color w:val="auto"/>
          <w:sz w:val="28"/>
          <w:szCs w:val="28"/>
          <w:lang w:eastAsia="ru-RU"/>
        </w:rPr>
        <w:t>Таблиця 2.3</w:t>
      </w:r>
    </w:p>
    <w:tbl>
      <w:tblPr>
        <w:tblStyle w:val="a8"/>
        <w:tblW w:w="0" w:type="auto"/>
        <w:tblLook w:val="04A0" w:firstRow="1" w:lastRow="0" w:firstColumn="1" w:lastColumn="0" w:noHBand="0" w:noVBand="1"/>
      </w:tblPr>
      <w:tblGrid>
        <w:gridCol w:w="6270"/>
        <w:gridCol w:w="1704"/>
        <w:gridCol w:w="1370"/>
      </w:tblGrid>
      <w:tr w:rsidR="007E4F40" w:rsidRPr="007E4F40" w:rsidTr="00D52597">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Подовжувач</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Ендоскоп</w:t>
            </w:r>
          </w:p>
        </w:tc>
      </w:tr>
      <w:tr w:rsidR="007E4F40" w:rsidRPr="007E4F40" w:rsidTr="00D52597">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proofErr w:type="spellStart"/>
            <w:r w:rsidRPr="007E4F40">
              <w:rPr>
                <w:color w:val="auto"/>
                <w:sz w:val="28"/>
                <w:szCs w:val="28"/>
                <w:lang w:eastAsia="ru-RU"/>
              </w:rPr>
              <w:t>Відеозйомка</w:t>
            </w:r>
            <w:proofErr w:type="spellEnd"/>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Ні</w:t>
            </w:r>
          </w:p>
        </w:tc>
      </w:tr>
      <w:tr w:rsidR="007E4F40" w:rsidRPr="007E4F40" w:rsidTr="00D52597">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Демонстрація зображення з камери</w:t>
            </w:r>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r>
      <w:tr w:rsidR="007E4F40" w:rsidRPr="007E4F40" w:rsidTr="00D52597">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Знаходження заданого об’єкту в реальному часі</w:t>
            </w:r>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Ні</w:t>
            </w:r>
          </w:p>
        </w:tc>
      </w:tr>
      <w:tr w:rsidR="007E4F40" w:rsidRPr="007E4F40" w:rsidTr="00D52597">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Спостереження за заданим об’єктом в режимі реального часу</w:t>
            </w:r>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Ні</w:t>
            </w:r>
          </w:p>
        </w:tc>
      </w:tr>
      <w:tr w:rsidR="007E4F40" w:rsidRPr="007E4F40" w:rsidTr="00D52597">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Використання фільтрів відео</w:t>
            </w:r>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Ні</w:t>
            </w:r>
          </w:p>
        </w:tc>
      </w:tr>
      <w:tr w:rsidR="007E4F40" w:rsidRPr="007E4F40" w:rsidTr="00D52597">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proofErr w:type="spellStart"/>
            <w:r w:rsidRPr="007E4F40">
              <w:rPr>
                <w:color w:val="auto"/>
                <w:sz w:val="28"/>
                <w:szCs w:val="28"/>
                <w:lang w:eastAsia="ru-RU"/>
              </w:rPr>
              <w:t>Зум</w:t>
            </w:r>
            <w:proofErr w:type="spellEnd"/>
            <w:r w:rsidRPr="007E4F40">
              <w:rPr>
                <w:color w:val="auto"/>
                <w:sz w:val="28"/>
                <w:szCs w:val="28"/>
                <w:lang w:eastAsia="ru-RU"/>
              </w:rPr>
              <w:t xml:space="preserve"> камери</w:t>
            </w:r>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Ні</w:t>
            </w:r>
          </w:p>
        </w:tc>
      </w:tr>
      <w:tr w:rsidR="007E4F40" w:rsidRPr="007E4F40" w:rsidTr="00D52597">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 xml:space="preserve">Програмний </w:t>
            </w:r>
            <w:proofErr w:type="spellStart"/>
            <w:r w:rsidRPr="007E4F40">
              <w:rPr>
                <w:color w:val="auto"/>
                <w:sz w:val="28"/>
                <w:szCs w:val="28"/>
                <w:lang w:eastAsia="ru-RU"/>
              </w:rPr>
              <w:t>зум</w:t>
            </w:r>
            <w:proofErr w:type="spellEnd"/>
            <w:r w:rsidRPr="007E4F40">
              <w:rPr>
                <w:color w:val="auto"/>
                <w:sz w:val="28"/>
                <w:szCs w:val="28"/>
                <w:lang w:eastAsia="ru-RU"/>
              </w:rPr>
              <w:t xml:space="preserve"> камери</w:t>
            </w:r>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Ні</w:t>
            </w:r>
          </w:p>
        </w:tc>
      </w:tr>
      <w:tr w:rsidR="007E4F40" w:rsidRPr="007E4F40" w:rsidTr="00D11CB1">
        <w:trPr>
          <w:trHeight w:val="449"/>
        </w:trPr>
        <w:tc>
          <w:tcPr>
            <w:tcW w:w="6271"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Фото</w:t>
            </w:r>
          </w:p>
        </w:tc>
        <w:tc>
          <w:tcPr>
            <w:tcW w:w="1704"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Так</w:t>
            </w:r>
          </w:p>
        </w:tc>
        <w:tc>
          <w:tcPr>
            <w:tcW w:w="1370" w:type="dxa"/>
          </w:tcPr>
          <w:p w:rsidR="007E4F40" w:rsidRPr="007E4F40" w:rsidRDefault="007E4F40" w:rsidP="007E4F40">
            <w:pPr>
              <w:pStyle w:val="a9"/>
              <w:shd w:val="clear" w:color="auto" w:fill="FFFFFF"/>
              <w:spacing w:before="0" w:beforeAutospacing="0" w:after="0" w:afterAutospacing="0" w:line="360" w:lineRule="auto"/>
              <w:rPr>
                <w:color w:val="auto"/>
                <w:sz w:val="28"/>
                <w:szCs w:val="28"/>
                <w:lang w:eastAsia="ru-RU"/>
              </w:rPr>
            </w:pPr>
            <w:r w:rsidRPr="007E4F40">
              <w:rPr>
                <w:color w:val="auto"/>
                <w:sz w:val="28"/>
                <w:szCs w:val="28"/>
                <w:lang w:eastAsia="ru-RU"/>
              </w:rPr>
              <w:t>Ні</w:t>
            </w:r>
          </w:p>
        </w:tc>
      </w:tr>
    </w:tbl>
    <w:p w:rsidR="007E4F40" w:rsidRPr="007E4F40" w:rsidRDefault="007E4F40" w:rsidP="007E4F40">
      <w:pPr>
        <w:pStyle w:val="a9"/>
        <w:shd w:val="clear" w:color="auto" w:fill="FFFFFF"/>
        <w:spacing w:before="0" w:beforeAutospacing="0" w:after="0" w:afterAutospacing="0" w:line="360" w:lineRule="auto"/>
        <w:ind w:firstLine="630"/>
        <w:rPr>
          <w:color w:val="auto"/>
          <w:sz w:val="28"/>
          <w:szCs w:val="28"/>
          <w:lang w:eastAsia="ru-RU"/>
        </w:rPr>
      </w:pPr>
    </w:p>
    <w:p w:rsidR="007E4F40" w:rsidRPr="007E4F40" w:rsidRDefault="007E4F40" w:rsidP="007E4F40">
      <w:pPr>
        <w:pStyle w:val="a9"/>
        <w:shd w:val="clear" w:color="auto" w:fill="FFFFFF"/>
        <w:spacing w:before="0" w:beforeAutospacing="0" w:after="0" w:afterAutospacing="0" w:line="360" w:lineRule="auto"/>
        <w:ind w:firstLine="630"/>
        <w:rPr>
          <w:color w:val="auto"/>
          <w:sz w:val="28"/>
          <w:szCs w:val="28"/>
          <w:lang w:eastAsia="ru-RU"/>
        </w:rPr>
      </w:pPr>
      <w:r w:rsidRPr="007E4F40">
        <w:rPr>
          <w:color w:val="auto"/>
          <w:sz w:val="28"/>
          <w:szCs w:val="28"/>
          <w:lang w:eastAsia="ru-RU"/>
        </w:rPr>
        <w:t>Із таблиці видно, що програмне забезпечення ендоскопа досить примітивн</w:t>
      </w:r>
      <w:r w:rsidR="00E36C12">
        <w:rPr>
          <w:color w:val="auto"/>
          <w:sz w:val="28"/>
          <w:szCs w:val="28"/>
          <w:lang w:eastAsia="ru-RU"/>
        </w:rPr>
        <w:t>е</w:t>
      </w:r>
      <w:r w:rsidRPr="007E4F40">
        <w:rPr>
          <w:color w:val="auto"/>
          <w:sz w:val="28"/>
          <w:szCs w:val="28"/>
          <w:lang w:eastAsia="ru-RU"/>
        </w:rPr>
        <w:t xml:space="preserve"> порівняно з можливістю мого продукту.</w:t>
      </w:r>
    </w:p>
    <w:p w:rsidR="008A5B2F" w:rsidRPr="00127E61" w:rsidRDefault="008A5B2F" w:rsidP="00D11CB1">
      <w:pPr>
        <w:pStyle w:val="2"/>
        <w:spacing w:line="360" w:lineRule="auto"/>
        <w:rPr>
          <w:rFonts w:eastAsiaTheme="majorEastAsia"/>
          <w:lang w:val="uk-UA"/>
          <w:rPrChange w:id="727" w:author="ASD" w:date="2016-05-26T18:30:00Z">
            <w:rPr>
              <w:rFonts w:eastAsiaTheme="majorEastAsia"/>
              <w:lang w:val="uk-UA"/>
            </w:rPr>
          </w:rPrChange>
        </w:rPr>
      </w:pPr>
      <w:bookmarkStart w:id="728" w:name="_Toc452065751"/>
      <w:r w:rsidRPr="00127E61">
        <w:rPr>
          <w:rFonts w:eastAsiaTheme="majorEastAsia"/>
          <w:lang w:val="uk-UA"/>
          <w:rPrChange w:id="729" w:author="ASD" w:date="2016-05-26T18:30:00Z">
            <w:rPr>
              <w:rFonts w:eastAsiaTheme="majorEastAsia"/>
              <w:lang w:val="uk-UA"/>
            </w:rPr>
          </w:rPrChange>
        </w:rPr>
        <w:t>Висновок до розділу</w:t>
      </w:r>
      <w:bookmarkEnd w:id="728"/>
    </w:p>
    <w:p w:rsidR="00D11CB1" w:rsidRDefault="00E36C12" w:rsidP="00D11CB1">
      <w:pPr>
        <w:pStyle w:val="a9"/>
        <w:shd w:val="clear" w:color="auto" w:fill="FFFFFF"/>
        <w:spacing w:before="0" w:beforeAutospacing="0" w:after="0" w:afterAutospacing="0" w:line="360" w:lineRule="auto"/>
        <w:ind w:firstLine="630"/>
        <w:rPr>
          <w:color w:val="auto"/>
          <w:sz w:val="28"/>
          <w:szCs w:val="28"/>
          <w:lang w:eastAsia="ru-RU"/>
        </w:rPr>
      </w:pPr>
      <w:r w:rsidRPr="00E36C12">
        <w:rPr>
          <w:color w:val="auto"/>
          <w:sz w:val="28"/>
          <w:szCs w:val="28"/>
          <w:lang w:eastAsia="ru-RU"/>
        </w:rPr>
        <w:t xml:space="preserve">Розробка </w:t>
      </w:r>
      <w:proofErr w:type="spellStart"/>
      <w:r w:rsidRPr="00E36C12">
        <w:rPr>
          <w:color w:val="auto"/>
          <w:sz w:val="28"/>
          <w:szCs w:val="28"/>
          <w:lang w:eastAsia="ru-RU"/>
        </w:rPr>
        <w:t>адаптора</w:t>
      </w:r>
      <w:proofErr w:type="spellEnd"/>
      <w:r w:rsidRPr="00E36C12">
        <w:rPr>
          <w:color w:val="auto"/>
          <w:sz w:val="28"/>
          <w:szCs w:val="28"/>
          <w:lang w:eastAsia="ru-RU"/>
        </w:rPr>
        <w:t xml:space="preserve"> дозволила реалізувати</w:t>
      </w:r>
      <w:r>
        <w:rPr>
          <w:color w:val="auto"/>
          <w:sz w:val="28"/>
          <w:szCs w:val="28"/>
          <w:lang w:eastAsia="ru-RU"/>
        </w:rPr>
        <w:t xml:space="preserve"> технічну частину приладу, а його характеристики більш виші за </w:t>
      </w:r>
      <w:proofErr w:type="spellStart"/>
      <w:r>
        <w:rPr>
          <w:color w:val="auto"/>
          <w:sz w:val="28"/>
          <w:szCs w:val="28"/>
          <w:lang w:eastAsia="ru-RU"/>
        </w:rPr>
        <w:t>найкрашій</w:t>
      </w:r>
      <w:proofErr w:type="spellEnd"/>
      <w:r>
        <w:rPr>
          <w:color w:val="auto"/>
          <w:sz w:val="28"/>
          <w:szCs w:val="28"/>
          <w:lang w:eastAsia="ru-RU"/>
        </w:rPr>
        <w:t xml:space="preserve"> </w:t>
      </w:r>
      <w:proofErr w:type="spellStart"/>
      <w:r>
        <w:rPr>
          <w:color w:val="auto"/>
          <w:sz w:val="28"/>
          <w:szCs w:val="28"/>
          <w:lang w:eastAsia="ru-RU"/>
        </w:rPr>
        <w:t>енкодер</w:t>
      </w:r>
      <w:proofErr w:type="spellEnd"/>
      <w:r>
        <w:rPr>
          <w:color w:val="auto"/>
          <w:sz w:val="28"/>
          <w:szCs w:val="28"/>
          <w:lang w:eastAsia="ru-RU"/>
        </w:rPr>
        <w:t xml:space="preserve"> представлений на ринку</w:t>
      </w:r>
      <w:r w:rsidR="00D11CB1">
        <w:rPr>
          <w:color w:val="auto"/>
          <w:sz w:val="28"/>
          <w:szCs w:val="28"/>
          <w:lang w:eastAsia="ru-RU"/>
        </w:rPr>
        <w:t xml:space="preserve"> на сьогоднішній день. Також простота виготовлення зумовлює </w:t>
      </w:r>
      <w:proofErr w:type="spellStart"/>
      <w:r w:rsidR="00D11CB1">
        <w:rPr>
          <w:color w:val="auto"/>
          <w:sz w:val="28"/>
          <w:szCs w:val="28"/>
          <w:lang w:eastAsia="ru-RU"/>
        </w:rPr>
        <w:t>дешивезну</w:t>
      </w:r>
      <w:proofErr w:type="spellEnd"/>
      <w:r w:rsidR="00D11CB1">
        <w:rPr>
          <w:color w:val="auto"/>
          <w:sz w:val="28"/>
          <w:szCs w:val="28"/>
          <w:lang w:eastAsia="ru-RU"/>
        </w:rPr>
        <w:t xml:space="preserve"> </w:t>
      </w:r>
    </w:p>
    <w:p w:rsidR="00D11CB1" w:rsidRDefault="00D11CB1" w:rsidP="00D11CB1">
      <w:pPr>
        <w:pStyle w:val="a9"/>
        <w:shd w:val="clear" w:color="auto" w:fill="FFFFFF"/>
        <w:spacing w:before="0" w:beforeAutospacing="0" w:after="0" w:afterAutospacing="0" w:line="360" w:lineRule="auto"/>
        <w:rPr>
          <w:color w:val="auto"/>
          <w:sz w:val="28"/>
          <w:szCs w:val="28"/>
          <w:lang w:eastAsia="ru-RU"/>
        </w:rPr>
      </w:pPr>
      <w:r>
        <w:rPr>
          <w:color w:val="auto"/>
          <w:sz w:val="28"/>
          <w:szCs w:val="28"/>
          <w:lang w:eastAsia="ru-RU"/>
        </w:rPr>
        <w:lastRenderedPageBreak/>
        <w:t>приладу. Сама конструкція є дуже гнучкою, що дає широкий спектр для модифікацій.</w:t>
      </w:r>
    </w:p>
    <w:p w:rsidR="00D11CB1" w:rsidRDefault="00D11CB1">
      <w:pPr>
        <w:jc w:val="left"/>
        <w:rPr>
          <w:sz w:val="28"/>
          <w:szCs w:val="28"/>
          <w:lang w:val="uk-UA"/>
        </w:rPr>
      </w:pPr>
      <w:r>
        <w:rPr>
          <w:sz w:val="28"/>
          <w:szCs w:val="28"/>
        </w:rPr>
        <w:br w:type="page"/>
      </w:r>
    </w:p>
    <w:p w:rsidR="008A5B2F" w:rsidRPr="00127E61" w:rsidRDefault="008A5B2F" w:rsidP="00D902DF">
      <w:pPr>
        <w:pStyle w:val="1"/>
        <w:spacing w:line="360" w:lineRule="auto"/>
        <w:rPr>
          <w:rFonts w:eastAsiaTheme="majorEastAsia"/>
          <w:lang w:val="uk-UA"/>
          <w:rPrChange w:id="730" w:author="ASD" w:date="2016-05-26T18:30:00Z">
            <w:rPr>
              <w:rFonts w:eastAsiaTheme="majorEastAsia"/>
              <w:lang w:val="uk-UA"/>
            </w:rPr>
          </w:rPrChange>
        </w:rPr>
      </w:pPr>
      <w:bookmarkStart w:id="731" w:name="_Toc452065752"/>
      <w:bookmarkStart w:id="732" w:name="_GoBack"/>
      <w:bookmarkEnd w:id="732"/>
      <w:r w:rsidRPr="00127E61">
        <w:rPr>
          <w:rFonts w:eastAsiaTheme="majorEastAsia"/>
          <w:lang w:val="uk-UA"/>
          <w:rPrChange w:id="733" w:author="ASD" w:date="2016-05-26T18:30:00Z">
            <w:rPr>
              <w:rFonts w:eastAsiaTheme="majorEastAsia"/>
              <w:lang w:val="uk-UA"/>
            </w:rPr>
          </w:rPrChange>
        </w:rPr>
        <w:lastRenderedPageBreak/>
        <w:t>РОЗДІЛ 3. РОЗРОБКА ПРОГРАМНОЇ ЧАСТИНИ ПРИСТРОЮ</w:t>
      </w:r>
      <w:bookmarkEnd w:id="731"/>
    </w:p>
    <w:p w:rsidR="00AF5FF5" w:rsidRPr="00BF72C3" w:rsidRDefault="00AF5FF5" w:rsidP="00D902DF">
      <w:pPr>
        <w:pStyle w:val="2"/>
        <w:numPr>
          <w:ilvl w:val="0"/>
          <w:numId w:val="15"/>
        </w:numPr>
        <w:spacing w:line="360" w:lineRule="auto"/>
        <w:ind w:left="1260" w:hanging="540"/>
        <w:rPr>
          <w:rFonts w:eastAsiaTheme="majorEastAsia"/>
          <w:lang w:val="uk-UA"/>
        </w:rPr>
      </w:pPr>
      <w:bookmarkStart w:id="734" w:name="_Toc452065753"/>
      <w:r w:rsidRPr="00127E61">
        <w:rPr>
          <w:rFonts w:eastAsiaTheme="majorEastAsia"/>
          <w:lang w:val="uk-UA"/>
          <w:rPrChange w:id="735" w:author="ASD" w:date="2016-05-26T18:30:00Z">
            <w:rPr>
              <w:rFonts w:eastAsiaTheme="majorEastAsia"/>
              <w:lang w:val="uk-UA"/>
            </w:rPr>
          </w:rPrChange>
        </w:rPr>
        <w:t xml:space="preserve">Опис </w:t>
      </w:r>
      <w:proofErr w:type="spellStart"/>
      <w:r w:rsidRPr="00127E61">
        <w:rPr>
          <w:rFonts w:eastAsiaTheme="majorEastAsia"/>
          <w:lang w:val="uk-UA"/>
          <w:rPrChange w:id="736" w:author="ASD" w:date="2016-05-26T18:30:00Z">
            <w:rPr>
              <w:rFonts w:eastAsiaTheme="majorEastAsia"/>
              <w:lang w:val="en-US"/>
            </w:rPr>
          </w:rPrChange>
        </w:rPr>
        <w:t>OpenTLD</w:t>
      </w:r>
      <w:bookmarkEnd w:id="734"/>
      <w:proofErr w:type="spellEnd"/>
    </w:p>
    <w:p w:rsidR="00AE443A" w:rsidRPr="00127E61" w:rsidRDefault="00181B6D" w:rsidP="00D902DF">
      <w:pPr>
        <w:pStyle w:val="3"/>
        <w:numPr>
          <w:ilvl w:val="0"/>
          <w:numId w:val="16"/>
        </w:numPr>
        <w:spacing w:line="360" w:lineRule="auto"/>
        <w:ind w:left="1710" w:hanging="720"/>
        <w:rPr>
          <w:lang w:val="uk-UA"/>
          <w:rPrChange w:id="737" w:author="ASD" w:date="2016-05-26T18:30:00Z">
            <w:rPr/>
          </w:rPrChange>
        </w:rPr>
      </w:pPr>
      <w:bookmarkStart w:id="738" w:name="_Toc452065754"/>
      <w:r w:rsidRPr="00127E61">
        <w:rPr>
          <w:lang w:val="uk-UA"/>
          <w:rPrChange w:id="739" w:author="ASD" w:date="2016-05-26T18:30:00Z">
            <w:rPr/>
          </w:rPrChange>
        </w:rPr>
        <w:t xml:space="preserve">Алгоритм Лукаса – </w:t>
      </w:r>
      <w:proofErr w:type="spellStart"/>
      <w:r w:rsidRPr="00127E61">
        <w:rPr>
          <w:lang w:val="uk-UA"/>
          <w:rPrChange w:id="740" w:author="ASD" w:date="2016-05-26T18:30:00Z">
            <w:rPr/>
          </w:rPrChange>
        </w:rPr>
        <w:t>Канаде</w:t>
      </w:r>
      <w:bookmarkEnd w:id="738"/>
      <w:proofErr w:type="spellEnd"/>
    </w:p>
    <w:p w:rsidR="00AE443A" w:rsidRPr="00127E61" w:rsidRDefault="00AE443A" w:rsidP="00D902DF">
      <w:pPr>
        <w:pStyle w:val="3"/>
        <w:numPr>
          <w:ilvl w:val="0"/>
          <w:numId w:val="16"/>
        </w:numPr>
        <w:spacing w:line="360" w:lineRule="auto"/>
        <w:ind w:left="1710" w:hanging="720"/>
        <w:rPr>
          <w:lang w:val="uk-UA"/>
          <w:rPrChange w:id="741" w:author="ASD" w:date="2016-05-26T18:30:00Z">
            <w:rPr/>
          </w:rPrChange>
        </w:rPr>
      </w:pPr>
      <w:bookmarkStart w:id="742" w:name="_Toc452065755"/>
      <w:bookmarkEnd w:id="742"/>
    </w:p>
    <w:p w:rsidR="000C4BB8" w:rsidRPr="00BF72C3" w:rsidRDefault="000C4BB8" w:rsidP="00D902DF">
      <w:pPr>
        <w:pStyle w:val="2"/>
        <w:spacing w:line="360" w:lineRule="auto"/>
        <w:rPr>
          <w:lang w:val="uk-UA"/>
        </w:rPr>
      </w:pPr>
    </w:p>
    <w:p w:rsidR="00181B6D" w:rsidRPr="00127E61" w:rsidRDefault="00AF5FF5" w:rsidP="00D902DF">
      <w:pPr>
        <w:pStyle w:val="2"/>
        <w:numPr>
          <w:ilvl w:val="0"/>
          <w:numId w:val="18"/>
        </w:numPr>
        <w:spacing w:line="360" w:lineRule="auto"/>
        <w:ind w:left="1260" w:hanging="540"/>
        <w:rPr>
          <w:rFonts w:eastAsiaTheme="majorEastAsia"/>
          <w:lang w:val="uk-UA"/>
          <w:rPrChange w:id="743" w:author="ASD" w:date="2016-05-26T18:30:00Z">
            <w:rPr>
              <w:rFonts w:eastAsiaTheme="majorEastAsia"/>
              <w:lang w:val="en-US"/>
            </w:rPr>
          </w:rPrChange>
        </w:rPr>
      </w:pPr>
      <w:bookmarkStart w:id="744" w:name="_Toc452065756"/>
      <w:r w:rsidRPr="00BF72C3">
        <w:rPr>
          <w:rFonts w:eastAsiaTheme="majorEastAsia"/>
          <w:lang w:val="uk-UA"/>
        </w:rPr>
        <w:t>Використані бібліотеки</w:t>
      </w:r>
      <w:bookmarkEnd w:id="744"/>
      <w:r w:rsidR="00181B6D" w:rsidRPr="00127E61">
        <w:rPr>
          <w:rFonts w:eastAsiaTheme="majorEastAsia"/>
          <w:lang w:val="uk-UA"/>
          <w:rPrChange w:id="745" w:author="ASD" w:date="2016-05-26T18:30:00Z">
            <w:rPr>
              <w:rFonts w:eastAsiaTheme="majorEastAsia"/>
              <w:lang w:val="en-US"/>
            </w:rPr>
          </w:rPrChange>
        </w:rPr>
        <w:t xml:space="preserve"> </w:t>
      </w:r>
    </w:p>
    <w:p w:rsidR="00EF0003" w:rsidRPr="00127E61" w:rsidRDefault="00EF0003" w:rsidP="00D902DF">
      <w:pPr>
        <w:pStyle w:val="3"/>
        <w:numPr>
          <w:ilvl w:val="0"/>
          <w:numId w:val="20"/>
        </w:numPr>
        <w:spacing w:line="360" w:lineRule="auto"/>
        <w:ind w:left="1710" w:hanging="720"/>
        <w:rPr>
          <w:lang w:val="uk-UA"/>
          <w:rPrChange w:id="746" w:author="ASD" w:date="2016-05-26T18:30:00Z">
            <w:rPr/>
          </w:rPrChange>
        </w:rPr>
      </w:pPr>
      <w:bookmarkStart w:id="747" w:name="_Toc452065757"/>
      <w:proofErr w:type="spellStart"/>
      <w:r w:rsidRPr="00127E61">
        <w:rPr>
          <w:lang w:val="uk-UA"/>
          <w:rPrChange w:id="748" w:author="ASD" w:date="2016-05-26T18:30:00Z">
            <w:rPr/>
          </w:rPrChange>
        </w:rPr>
        <w:t>OpenCV</w:t>
      </w:r>
      <w:bookmarkEnd w:id="747"/>
      <w:proofErr w:type="spellEnd"/>
    </w:p>
    <w:p w:rsidR="00AF5FF5" w:rsidRPr="00BF72C3" w:rsidRDefault="00AF5FF5" w:rsidP="00D902DF">
      <w:pPr>
        <w:pStyle w:val="2"/>
        <w:numPr>
          <w:ilvl w:val="0"/>
          <w:numId w:val="22"/>
        </w:numPr>
        <w:spacing w:line="360" w:lineRule="auto"/>
        <w:ind w:left="1260" w:hanging="540"/>
        <w:rPr>
          <w:rFonts w:eastAsiaTheme="majorEastAsia"/>
          <w:lang w:val="uk-UA"/>
        </w:rPr>
      </w:pPr>
      <w:bookmarkStart w:id="749" w:name="_Toc452065758"/>
      <w:r w:rsidRPr="00BF72C3">
        <w:rPr>
          <w:rFonts w:eastAsiaTheme="majorEastAsia"/>
          <w:lang w:val="uk-UA"/>
        </w:rPr>
        <w:t xml:space="preserve">Адаптація під </w:t>
      </w:r>
      <w:proofErr w:type="spellStart"/>
      <w:r w:rsidRPr="00BF72C3">
        <w:rPr>
          <w:rFonts w:eastAsiaTheme="majorEastAsia"/>
          <w:lang w:val="uk-UA"/>
        </w:rPr>
        <w:t>платфому</w:t>
      </w:r>
      <w:proofErr w:type="spellEnd"/>
      <w:r w:rsidRPr="00BF72C3">
        <w:rPr>
          <w:rFonts w:eastAsiaTheme="majorEastAsia"/>
          <w:lang w:val="uk-UA"/>
        </w:rPr>
        <w:t xml:space="preserve"> </w:t>
      </w:r>
      <w:proofErr w:type="spellStart"/>
      <w:r w:rsidRPr="00127E61">
        <w:rPr>
          <w:rFonts w:eastAsiaTheme="majorEastAsia"/>
          <w:lang w:val="uk-UA"/>
          <w:rPrChange w:id="750" w:author="ASD" w:date="2016-05-26T18:30:00Z">
            <w:rPr>
              <w:rFonts w:eastAsiaTheme="majorEastAsia"/>
              <w:lang w:val="en-US"/>
            </w:rPr>
          </w:rPrChange>
        </w:rPr>
        <w:t>Android</w:t>
      </w:r>
      <w:bookmarkEnd w:id="749"/>
      <w:proofErr w:type="spellEnd"/>
    </w:p>
    <w:p w:rsidR="008A5B2F" w:rsidRPr="00BF72C3" w:rsidRDefault="008A5B2F" w:rsidP="00D902DF">
      <w:pPr>
        <w:pStyle w:val="1"/>
        <w:spacing w:line="360" w:lineRule="auto"/>
        <w:jc w:val="left"/>
        <w:rPr>
          <w:rFonts w:eastAsiaTheme="majorEastAsia"/>
          <w:lang w:val="uk-UA"/>
        </w:rPr>
      </w:pPr>
      <w:bookmarkStart w:id="751" w:name="_Toc452065759"/>
      <w:r w:rsidRPr="00BF72C3">
        <w:rPr>
          <w:rFonts w:eastAsiaTheme="majorEastAsia"/>
          <w:lang w:val="uk-UA"/>
        </w:rPr>
        <w:t>Висновок до розділу 3</w:t>
      </w:r>
      <w:bookmarkEnd w:id="751"/>
    </w:p>
    <w:p w:rsidR="008A5B2F" w:rsidRPr="00127E61" w:rsidRDefault="008A5B2F" w:rsidP="00D902DF">
      <w:pPr>
        <w:pStyle w:val="1"/>
        <w:spacing w:line="360" w:lineRule="auto"/>
        <w:rPr>
          <w:rFonts w:eastAsiaTheme="majorEastAsia"/>
          <w:lang w:val="uk-UA"/>
          <w:rPrChange w:id="752" w:author="ASD" w:date="2016-05-26T18:30:00Z">
            <w:rPr>
              <w:rFonts w:eastAsiaTheme="majorEastAsia"/>
              <w:lang w:val="uk-UA"/>
            </w:rPr>
          </w:rPrChange>
        </w:rPr>
      </w:pPr>
      <w:bookmarkStart w:id="753" w:name="_Toc452065760"/>
      <w:r w:rsidRPr="00127E61">
        <w:rPr>
          <w:rFonts w:eastAsiaTheme="majorEastAsia"/>
          <w:lang w:val="uk-UA"/>
          <w:rPrChange w:id="754" w:author="ASD" w:date="2016-05-26T18:30:00Z">
            <w:rPr>
              <w:rFonts w:eastAsiaTheme="majorEastAsia"/>
              <w:lang w:val="uk-UA"/>
            </w:rPr>
          </w:rPrChange>
        </w:rPr>
        <w:t>РОЗДІЛ 4. ЕКСПЛООТАЦІЯ ПРИСТРОЮ</w:t>
      </w:r>
      <w:bookmarkEnd w:id="753"/>
    </w:p>
    <w:p w:rsidR="000D3B37" w:rsidRPr="00127E61" w:rsidRDefault="000D3B37" w:rsidP="00D902DF">
      <w:pPr>
        <w:pStyle w:val="2"/>
        <w:numPr>
          <w:ilvl w:val="0"/>
          <w:numId w:val="24"/>
        </w:numPr>
        <w:spacing w:line="360" w:lineRule="auto"/>
        <w:ind w:left="1260" w:hanging="540"/>
        <w:rPr>
          <w:rFonts w:eastAsiaTheme="majorEastAsia"/>
          <w:lang w:val="uk-UA"/>
          <w:rPrChange w:id="755" w:author="ASD" w:date="2016-05-26T18:30:00Z">
            <w:rPr>
              <w:rFonts w:eastAsiaTheme="majorEastAsia"/>
              <w:lang w:val="uk-UA"/>
            </w:rPr>
          </w:rPrChange>
        </w:rPr>
      </w:pPr>
      <w:bookmarkStart w:id="756" w:name="_Toc452065761"/>
      <w:r w:rsidRPr="00127E61">
        <w:rPr>
          <w:rFonts w:eastAsiaTheme="majorEastAsia"/>
          <w:lang w:val="uk-UA"/>
          <w:rPrChange w:id="757" w:author="ASD" w:date="2016-05-26T18:30:00Z">
            <w:rPr>
              <w:rFonts w:eastAsiaTheme="majorEastAsia"/>
              <w:lang w:val="uk-UA"/>
            </w:rPr>
          </w:rPrChange>
        </w:rPr>
        <w:t>Демонстрація роботи</w:t>
      </w:r>
      <w:bookmarkEnd w:id="756"/>
    </w:p>
    <w:p w:rsidR="000D3B37" w:rsidRPr="00127E61" w:rsidRDefault="000D3B37" w:rsidP="00D902DF">
      <w:pPr>
        <w:pStyle w:val="2"/>
        <w:numPr>
          <w:ilvl w:val="0"/>
          <w:numId w:val="24"/>
        </w:numPr>
        <w:spacing w:line="360" w:lineRule="auto"/>
        <w:ind w:left="1260" w:hanging="540"/>
        <w:rPr>
          <w:rFonts w:eastAsiaTheme="majorEastAsia"/>
          <w:lang w:val="uk-UA"/>
          <w:rPrChange w:id="758" w:author="ASD" w:date="2016-05-26T18:30:00Z">
            <w:rPr>
              <w:rFonts w:eastAsiaTheme="majorEastAsia"/>
              <w:lang w:val="uk-UA"/>
            </w:rPr>
          </w:rPrChange>
        </w:rPr>
      </w:pPr>
      <w:bookmarkStart w:id="759" w:name="_Toc452065762"/>
      <w:r w:rsidRPr="00127E61">
        <w:rPr>
          <w:rFonts w:eastAsiaTheme="majorEastAsia"/>
          <w:lang w:val="uk-UA"/>
          <w:rPrChange w:id="760" w:author="ASD" w:date="2016-05-26T18:30:00Z">
            <w:rPr>
              <w:rFonts w:eastAsiaTheme="majorEastAsia"/>
              <w:lang w:val="uk-UA"/>
            </w:rPr>
          </w:rPrChange>
        </w:rPr>
        <w:t>Порівняльна характеристика приладу з ендоскопом</w:t>
      </w:r>
      <w:bookmarkEnd w:id="759"/>
    </w:p>
    <w:p w:rsidR="000D3B37" w:rsidRPr="00127E61" w:rsidRDefault="000D3B37" w:rsidP="00D902DF">
      <w:pPr>
        <w:pStyle w:val="2"/>
        <w:numPr>
          <w:ilvl w:val="0"/>
          <w:numId w:val="24"/>
        </w:numPr>
        <w:spacing w:line="360" w:lineRule="auto"/>
        <w:ind w:left="1260" w:hanging="540"/>
        <w:rPr>
          <w:rFonts w:eastAsiaTheme="majorEastAsia"/>
          <w:lang w:val="uk-UA"/>
          <w:rPrChange w:id="761" w:author="ASD" w:date="2016-05-26T18:30:00Z">
            <w:rPr>
              <w:rFonts w:eastAsiaTheme="majorEastAsia"/>
              <w:lang w:val="uk-UA"/>
            </w:rPr>
          </w:rPrChange>
        </w:rPr>
      </w:pPr>
      <w:bookmarkStart w:id="762" w:name="_Toc452065763"/>
      <w:r w:rsidRPr="00127E61">
        <w:rPr>
          <w:rFonts w:eastAsiaTheme="majorEastAsia"/>
          <w:lang w:val="uk-UA"/>
          <w:rPrChange w:id="763" w:author="ASD" w:date="2016-05-26T18:30:00Z">
            <w:rPr>
              <w:rFonts w:eastAsiaTheme="majorEastAsia"/>
              <w:lang w:val="uk-UA"/>
            </w:rPr>
          </w:rPrChange>
        </w:rPr>
        <w:t>Удосконалення приладу</w:t>
      </w:r>
      <w:bookmarkEnd w:id="762"/>
    </w:p>
    <w:p w:rsidR="000D3B37" w:rsidRPr="00127E61" w:rsidRDefault="000D3B37" w:rsidP="00D902DF">
      <w:pPr>
        <w:pStyle w:val="2"/>
        <w:numPr>
          <w:ilvl w:val="0"/>
          <w:numId w:val="24"/>
        </w:numPr>
        <w:spacing w:line="360" w:lineRule="auto"/>
        <w:ind w:left="1260" w:hanging="540"/>
        <w:rPr>
          <w:rFonts w:eastAsiaTheme="majorEastAsia"/>
          <w:lang w:val="uk-UA"/>
          <w:rPrChange w:id="764" w:author="ASD" w:date="2016-05-26T18:30:00Z">
            <w:rPr>
              <w:rFonts w:eastAsiaTheme="majorEastAsia"/>
              <w:lang w:val="uk-UA"/>
            </w:rPr>
          </w:rPrChange>
        </w:rPr>
      </w:pPr>
      <w:bookmarkStart w:id="765" w:name="_Toc452065764"/>
      <w:r w:rsidRPr="00127E61">
        <w:rPr>
          <w:rFonts w:eastAsiaTheme="majorEastAsia"/>
          <w:lang w:val="uk-UA"/>
          <w:rPrChange w:id="766" w:author="ASD" w:date="2016-05-26T18:30:00Z">
            <w:rPr>
              <w:rFonts w:eastAsiaTheme="majorEastAsia"/>
              <w:lang w:val="uk-UA"/>
            </w:rPr>
          </w:rPrChange>
        </w:rPr>
        <w:t>Використання у медицині</w:t>
      </w:r>
      <w:bookmarkEnd w:id="765"/>
    </w:p>
    <w:p w:rsidR="008A5B2F" w:rsidRPr="00127E61" w:rsidRDefault="008A5B2F" w:rsidP="00D902DF">
      <w:pPr>
        <w:pStyle w:val="1"/>
        <w:spacing w:line="360" w:lineRule="auto"/>
        <w:jc w:val="left"/>
        <w:rPr>
          <w:rFonts w:eastAsiaTheme="majorEastAsia"/>
          <w:lang w:val="uk-UA"/>
          <w:rPrChange w:id="767" w:author="ASD" w:date="2016-05-26T18:30:00Z">
            <w:rPr>
              <w:rFonts w:eastAsiaTheme="majorEastAsia"/>
              <w:lang w:val="uk-UA"/>
            </w:rPr>
          </w:rPrChange>
        </w:rPr>
      </w:pPr>
      <w:bookmarkStart w:id="768" w:name="_Toc452065765"/>
      <w:r w:rsidRPr="00127E61">
        <w:rPr>
          <w:rFonts w:eastAsiaTheme="majorEastAsia"/>
          <w:lang w:val="uk-UA"/>
          <w:rPrChange w:id="769" w:author="ASD" w:date="2016-05-26T18:30:00Z">
            <w:rPr>
              <w:rFonts w:eastAsiaTheme="majorEastAsia"/>
              <w:lang w:val="uk-UA"/>
            </w:rPr>
          </w:rPrChange>
        </w:rPr>
        <w:t>Висновок до розділу 4</w:t>
      </w:r>
      <w:bookmarkEnd w:id="768"/>
    </w:p>
    <w:p w:rsidR="008A5B2F" w:rsidRPr="00127E61" w:rsidRDefault="008A5B2F" w:rsidP="00D902DF">
      <w:pPr>
        <w:pStyle w:val="1"/>
        <w:spacing w:line="360" w:lineRule="auto"/>
        <w:jc w:val="left"/>
        <w:rPr>
          <w:rFonts w:eastAsiaTheme="majorEastAsia"/>
          <w:lang w:val="uk-UA"/>
          <w:rPrChange w:id="770" w:author="ASD" w:date="2016-05-26T18:30:00Z">
            <w:rPr>
              <w:rFonts w:eastAsiaTheme="majorEastAsia"/>
              <w:lang w:val="uk-UA"/>
            </w:rPr>
          </w:rPrChange>
        </w:rPr>
      </w:pPr>
      <w:bookmarkStart w:id="771" w:name="_Toc452065766"/>
      <w:r w:rsidRPr="00127E61">
        <w:rPr>
          <w:rFonts w:eastAsiaTheme="majorEastAsia"/>
          <w:lang w:val="uk-UA"/>
          <w:rPrChange w:id="772" w:author="ASD" w:date="2016-05-26T18:30:00Z">
            <w:rPr>
              <w:rFonts w:eastAsiaTheme="majorEastAsia"/>
              <w:lang w:val="uk-UA"/>
            </w:rPr>
          </w:rPrChange>
        </w:rPr>
        <w:t>ВИСНОВОК</w:t>
      </w:r>
      <w:bookmarkEnd w:id="771"/>
    </w:p>
    <w:p w:rsidR="008A5B2F" w:rsidRPr="00127E61" w:rsidRDefault="008A5B2F" w:rsidP="00D902DF">
      <w:pPr>
        <w:pStyle w:val="1"/>
        <w:spacing w:line="360" w:lineRule="auto"/>
        <w:jc w:val="left"/>
        <w:rPr>
          <w:rFonts w:eastAsiaTheme="majorEastAsia"/>
          <w:lang w:val="uk-UA"/>
          <w:rPrChange w:id="773" w:author="ASD" w:date="2016-05-26T18:30:00Z">
            <w:rPr>
              <w:rFonts w:eastAsiaTheme="majorEastAsia"/>
              <w:lang w:val="uk-UA"/>
            </w:rPr>
          </w:rPrChange>
        </w:rPr>
      </w:pPr>
      <w:bookmarkStart w:id="774" w:name="_Toc452065767"/>
      <w:r w:rsidRPr="00127E61">
        <w:rPr>
          <w:rFonts w:eastAsiaTheme="majorEastAsia"/>
          <w:lang w:val="uk-UA"/>
          <w:rPrChange w:id="775" w:author="ASD" w:date="2016-05-26T18:30:00Z">
            <w:rPr>
              <w:rFonts w:eastAsiaTheme="majorEastAsia"/>
              <w:lang w:val="uk-UA"/>
            </w:rPr>
          </w:rPrChange>
        </w:rPr>
        <w:t>Список використаних джерел</w:t>
      </w:r>
      <w:bookmarkEnd w:id="774"/>
    </w:p>
    <w:p w:rsidR="008A5B2F" w:rsidRDefault="00F2513E" w:rsidP="00D902DF">
      <w:pPr>
        <w:pStyle w:val="2"/>
        <w:numPr>
          <w:ilvl w:val="0"/>
          <w:numId w:val="29"/>
        </w:numPr>
        <w:spacing w:line="360" w:lineRule="auto"/>
        <w:rPr>
          <w:rFonts w:eastAsiaTheme="majorEastAsia"/>
          <w:lang w:val="uk-UA"/>
        </w:rPr>
      </w:pPr>
      <w:r>
        <w:rPr>
          <w:rFonts w:eastAsiaTheme="majorEastAsia"/>
          <w:lang w:val="uk-UA"/>
        </w:rPr>
        <w:fldChar w:fldCharType="begin"/>
      </w:r>
      <w:r>
        <w:rPr>
          <w:rFonts w:eastAsiaTheme="majorEastAsia"/>
          <w:lang w:val="uk-UA"/>
        </w:rPr>
        <w:instrText xml:space="preserve"> HYPERLINK "</w:instrText>
      </w:r>
      <w:r w:rsidRPr="00127E61">
        <w:rPr>
          <w:rFonts w:eastAsiaTheme="majorEastAsia"/>
          <w:lang w:val="uk-UA"/>
          <w:rPrChange w:id="776" w:author="ASD" w:date="2016-05-26T18:30:00Z">
            <w:rPr>
              <w:rFonts w:eastAsiaTheme="majorEastAsia"/>
              <w:lang w:val="uk-UA"/>
            </w:rPr>
          </w:rPrChange>
        </w:rPr>
        <w:instrText>https://uk.wikipedia.org/wiki/Ендоскопія</w:instrText>
      </w:r>
      <w:r>
        <w:rPr>
          <w:rFonts w:eastAsiaTheme="majorEastAsia"/>
          <w:lang w:val="uk-UA"/>
        </w:rPr>
        <w:instrText xml:space="preserve">" </w:instrText>
      </w:r>
      <w:r>
        <w:rPr>
          <w:rFonts w:eastAsiaTheme="majorEastAsia"/>
          <w:lang w:val="uk-UA"/>
        </w:rPr>
        <w:fldChar w:fldCharType="separate"/>
      </w:r>
      <w:bookmarkStart w:id="777" w:name="_Toc452065768"/>
      <w:r w:rsidRPr="00B85778">
        <w:rPr>
          <w:rStyle w:val="af0"/>
          <w:rFonts w:eastAsiaTheme="majorEastAsia"/>
          <w:lang w:val="uk-UA"/>
          <w:rPrChange w:id="778" w:author="ASD" w:date="2016-05-26T18:30:00Z">
            <w:rPr>
              <w:rFonts w:eastAsiaTheme="majorEastAsia"/>
              <w:lang w:val="uk-UA"/>
            </w:rPr>
          </w:rPrChange>
        </w:rPr>
        <w:t>https://uk.wikipedia.org/wiki/Ендоскопія</w:t>
      </w:r>
      <w:bookmarkEnd w:id="777"/>
      <w:r>
        <w:rPr>
          <w:rFonts w:eastAsiaTheme="majorEastAsia"/>
          <w:lang w:val="uk-UA"/>
        </w:rPr>
        <w:fldChar w:fldCharType="end"/>
      </w:r>
    </w:p>
    <w:p w:rsidR="00F2513E" w:rsidRPr="00F2513E" w:rsidRDefault="00F2513E" w:rsidP="00F2513E">
      <w:pPr>
        <w:pStyle w:val="af1"/>
        <w:numPr>
          <w:ilvl w:val="0"/>
          <w:numId w:val="29"/>
        </w:numPr>
        <w:rPr>
          <w:rFonts w:eastAsiaTheme="majorEastAsia"/>
          <w:lang w:val="uk-UA"/>
          <w:rPrChange w:id="779" w:author="ASD" w:date="2016-05-26T18:30:00Z">
            <w:rPr>
              <w:rFonts w:eastAsiaTheme="majorEastAsia"/>
              <w:lang w:val="uk-UA"/>
            </w:rPr>
          </w:rPrChange>
        </w:rPr>
      </w:pPr>
      <w:r w:rsidRPr="00F2513E">
        <w:rPr>
          <w:rFonts w:eastAsiaTheme="majorEastAsia"/>
          <w:lang w:val="uk-UA"/>
        </w:rPr>
        <w:t>http://www.gsm71.ru/_ld/0/36_LG_P700_Optimus.pdf</w:t>
      </w:r>
    </w:p>
    <w:p w:rsidR="008B4922" w:rsidRPr="00127E61" w:rsidRDefault="002F5276" w:rsidP="00BF72C3">
      <w:pPr>
        <w:widowControl w:val="0"/>
        <w:autoSpaceDE w:val="0"/>
        <w:autoSpaceDN w:val="0"/>
        <w:adjustRightInd w:val="0"/>
        <w:spacing w:line="360" w:lineRule="auto"/>
        <w:ind w:firstLine="567"/>
        <w:rPr>
          <w:sz w:val="28"/>
          <w:szCs w:val="28"/>
          <w:lang w:val="uk-UA"/>
          <w:rPrChange w:id="780" w:author="ASD" w:date="2016-05-26T18:30:00Z">
            <w:rPr>
              <w:sz w:val="28"/>
              <w:szCs w:val="28"/>
              <w:lang w:val="uk-UA"/>
            </w:rPr>
          </w:rPrChange>
        </w:rPr>
        <w:pPrChange w:id="781" w:author="ASD" w:date="2016-05-26T18:41:00Z">
          <w:pPr>
            <w:widowControl w:val="0"/>
            <w:autoSpaceDE w:val="0"/>
            <w:autoSpaceDN w:val="0"/>
            <w:adjustRightInd w:val="0"/>
            <w:spacing w:line="360" w:lineRule="auto"/>
            <w:ind w:firstLine="567"/>
            <w:jc w:val="both"/>
          </w:pPr>
        </w:pPrChange>
      </w:pPr>
      <w:r w:rsidRPr="00127E61">
        <w:rPr>
          <w:sz w:val="28"/>
          <w:szCs w:val="28"/>
          <w:lang w:val="uk-UA"/>
          <w:rPrChange w:id="782" w:author="ASD" w:date="2016-05-26T18:30:00Z">
            <w:rPr>
              <w:sz w:val="28"/>
              <w:szCs w:val="28"/>
              <w:lang w:val="uk-UA"/>
            </w:rPr>
          </w:rPrChange>
        </w:rPr>
        <w:br w:type="page"/>
      </w:r>
    </w:p>
    <w:sectPr w:rsidR="008B4922" w:rsidRPr="00127E61" w:rsidSect="00EF637C">
      <w:headerReference w:type="default" r:id="rId31"/>
      <w:footerReference w:type="default" r:id="rId32"/>
      <w:headerReference w:type="first" r:id="rId33"/>
      <w:footerReference w:type="first" r:id="rId34"/>
      <w:pgSz w:w="11906" w:h="16838"/>
      <w:pgMar w:top="1080" w:right="851" w:bottom="1890"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073" w:rsidRDefault="00B34073">
      <w:r>
        <w:separator/>
      </w:r>
    </w:p>
  </w:endnote>
  <w:endnote w:type="continuationSeparator" w:id="0">
    <w:p w:rsidR="00B34073" w:rsidRDefault="00B34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597" w:rsidRDefault="00D52597">
    <w:pPr>
      <w:pStyle w:val="a5"/>
    </w:pPr>
    <w:r>
      <w:rPr>
        <w:noProof/>
        <w:lang w:val="ru-RU" w:eastAsia="ru-RU"/>
      </w:rPr>
      <mc:AlternateContent>
        <mc:Choice Requires="wps">
          <w:drawing>
            <wp:anchor distT="0" distB="0" distL="114300" distR="114300" simplePos="0" relativeHeight="251659776" behindDoc="0" locked="0" layoutInCell="1" allowOverlap="1">
              <wp:simplePos x="0" y="0"/>
              <wp:positionH relativeFrom="column">
                <wp:posOffset>-29210</wp:posOffset>
              </wp:positionH>
              <wp:positionV relativeFrom="paragraph">
                <wp:posOffset>210820</wp:posOffset>
              </wp:positionV>
              <wp:extent cx="440690" cy="157480"/>
              <wp:effectExtent l="0" t="1270" r="0" b="3175"/>
              <wp:wrapNone/>
              <wp:docPr id="6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0690"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BB2125" w:rsidRDefault="00D52597" w:rsidP="00F11D63">
                          <w:pPr>
                            <w:jc w:val="center"/>
                            <w:rPr>
                              <w:rFonts w:ascii="Arial" w:hAnsi="Arial" w:cs="Arial"/>
                            </w:rPr>
                          </w:pPr>
                          <w:proofErr w:type="spellStart"/>
                          <w:r>
                            <w:rPr>
                              <w:rFonts w:ascii="Arial" w:hAnsi="Arial" w:cs="Arial"/>
                              <w:i/>
                              <w:sz w:val="18"/>
                              <w:lang w:val="uk-UA"/>
                            </w:rPr>
                            <w:t>Арк</w:t>
                          </w:r>
                          <w:proofErr w:type="spellEnd"/>
                          <w:r>
                            <w:rPr>
                              <w:rFonts w:ascii="Arial" w:hAnsi="Arial" w:cs="Arial"/>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26" style="position:absolute;left:0;text-align:left;margin-left:-2.3pt;margin-top:16.6pt;width:34.7pt;height:1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" filled="f" stroked="f" strokeweight=".25pt">
              <v:textbox inset="1pt,1pt,1pt,1pt">
                <w:txbxContent>
                  <w:p w:rsidR="00D52597" w:rsidRPr="00BB2125" w:rsidRDefault="00D52597" w:rsidP="00F11D63">
                    <w:pPr>
                      <w:jc w:val="center"/>
                      <w:rPr>
                        <w:rFonts w:ascii="Arial" w:hAnsi="Arial" w:cs="Arial"/>
                      </w:rPr>
                    </w:pPr>
                    <w:proofErr w:type="spellStart"/>
                    <w:r>
                      <w:rPr>
                        <w:rFonts w:ascii="Arial" w:hAnsi="Arial" w:cs="Arial"/>
                        <w:i/>
                        <w:sz w:val="18"/>
                        <w:lang w:val="uk-UA"/>
                      </w:rPr>
                      <w:t>Арк</w:t>
                    </w:r>
                    <w:proofErr w:type="spellEnd"/>
                    <w:r>
                      <w:rPr>
                        <w:rFonts w:ascii="Arial" w:hAnsi="Arial" w:cs="Arial"/>
                        <w:i/>
                        <w:sz w:val="18"/>
                      </w:rPr>
                      <w:t>.</w:t>
                    </w:r>
                  </w:p>
                </w:txbxContent>
              </v:textbox>
            </v:rect>
          </w:pict>
        </mc:Fallback>
      </mc:AlternateContent>
    </w:r>
    <w:r>
      <w:rPr>
        <w:noProof/>
        <w:lang w:val="ru-RU" w:eastAsia="ru-RU"/>
      </w:rPr>
      <mc:AlternateContent>
        <mc:Choice Requires="wps">
          <w:drawing>
            <wp:anchor distT="0" distB="0" distL="114300" distR="114300" simplePos="0" relativeHeight="251665920" behindDoc="0" locked="0" layoutInCell="1" allowOverlap="1">
              <wp:simplePos x="0" y="0"/>
              <wp:positionH relativeFrom="column">
                <wp:posOffset>2192655</wp:posOffset>
              </wp:positionH>
              <wp:positionV relativeFrom="paragraph">
                <wp:posOffset>-13335</wp:posOffset>
              </wp:positionV>
              <wp:extent cx="3648710" cy="243205"/>
              <wp:effectExtent l="1905" t="0" r="0" b="0"/>
              <wp:wrapNone/>
              <wp:docPr id="6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710" cy="2432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957259" w:rsidRDefault="00D52597" w:rsidP="00DD4117">
                          <w:pPr>
                            <w:jc w:val="center"/>
                            <w:rPr>
                              <w:i/>
                              <w:sz w:val="28"/>
                              <w:szCs w:val="28"/>
                            </w:rPr>
                          </w:pPr>
                          <w:r>
                            <w:rPr>
                              <w:rFonts w:ascii="Arial" w:hAnsi="Arial" w:cs="Arial"/>
                              <w:i/>
                              <w:sz w:val="28"/>
                              <w:szCs w:val="28"/>
                              <w:lang w:val="uk-UA"/>
                            </w:rPr>
                            <w:t>ІП</w:t>
                          </w:r>
                          <w:r w:rsidRPr="00957259">
                            <w:rPr>
                              <w:rFonts w:ascii="Arial" w:hAnsi="Arial" w:cs="Arial"/>
                              <w:i/>
                              <w:sz w:val="28"/>
                              <w:szCs w:val="28"/>
                            </w:rPr>
                            <w:t>ЛЦ.46</w:t>
                          </w:r>
                          <w:r w:rsidRPr="00957259">
                            <w:rPr>
                              <w:rFonts w:ascii="Arial" w:hAnsi="Arial" w:cs="Arial"/>
                              <w:i/>
                              <w:sz w:val="28"/>
                              <w:szCs w:val="28"/>
                              <w:lang w:val="en-US"/>
                            </w:rPr>
                            <w:t>7</w:t>
                          </w:r>
                          <w:r>
                            <w:rPr>
                              <w:rFonts w:ascii="Arial" w:hAnsi="Arial" w:cs="Arial"/>
                              <w:i/>
                              <w:sz w:val="28"/>
                              <w:szCs w:val="28"/>
                            </w:rPr>
                            <w:t>100</w:t>
                          </w:r>
                          <w:r w:rsidRPr="00957259">
                            <w:rPr>
                              <w:rFonts w:ascii="Arial" w:hAnsi="Arial" w:cs="Arial"/>
                              <w:i/>
                              <w:sz w:val="28"/>
                              <w:szCs w:val="28"/>
                            </w:rPr>
                            <w:t>.004.ПЗ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27" style="position:absolute;left:0;text-align:left;margin-left:172.65pt;margin-top:-1.05pt;width:287.3pt;height:19.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" filled="f" stroked="f" strokeweight=".25pt">
              <v:textbox inset="1pt,1pt,1pt,1pt">
                <w:txbxContent>
                  <w:p w:rsidR="00D52597" w:rsidRPr="00957259" w:rsidRDefault="00D52597" w:rsidP="00DD4117">
                    <w:pPr>
                      <w:jc w:val="center"/>
                      <w:rPr>
                        <w:i/>
                        <w:sz w:val="28"/>
                        <w:szCs w:val="28"/>
                      </w:rPr>
                    </w:pPr>
                    <w:r>
                      <w:rPr>
                        <w:rFonts w:ascii="Arial" w:hAnsi="Arial" w:cs="Arial"/>
                        <w:i/>
                        <w:sz w:val="28"/>
                        <w:szCs w:val="28"/>
                        <w:lang w:val="uk-UA"/>
                      </w:rPr>
                      <w:t>ІП</w:t>
                    </w:r>
                    <w:r w:rsidRPr="00957259">
                      <w:rPr>
                        <w:rFonts w:ascii="Arial" w:hAnsi="Arial" w:cs="Arial"/>
                        <w:i/>
                        <w:sz w:val="28"/>
                        <w:szCs w:val="28"/>
                      </w:rPr>
                      <w:t>ЛЦ.46</w:t>
                    </w:r>
                    <w:r w:rsidRPr="00957259">
                      <w:rPr>
                        <w:rFonts w:ascii="Arial" w:hAnsi="Arial" w:cs="Arial"/>
                        <w:i/>
                        <w:sz w:val="28"/>
                        <w:szCs w:val="28"/>
                        <w:lang w:val="en-US"/>
                      </w:rPr>
                      <w:t>7</w:t>
                    </w:r>
                    <w:r>
                      <w:rPr>
                        <w:rFonts w:ascii="Arial" w:hAnsi="Arial" w:cs="Arial"/>
                        <w:i/>
                        <w:sz w:val="28"/>
                        <w:szCs w:val="28"/>
                      </w:rPr>
                      <w:t>100</w:t>
                    </w:r>
                    <w:r w:rsidRPr="00957259">
                      <w:rPr>
                        <w:rFonts w:ascii="Arial" w:hAnsi="Arial" w:cs="Arial"/>
                        <w:i/>
                        <w:sz w:val="28"/>
                        <w:szCs w:val="28"/>
                      </w:rPr>
                      <w:t>.004.ПЗ</w:t>
                    </w:r>
                  </w:p>
                </w:txbxContent>
              </v:textbox>
            </v:rect>
          </w:pict>
        </mc:Fallback>
      </mc:AlternateContent>
    </w:r>
    <w:r>
      <w:rPr>
        <w:noProof/>
        <w:lang w:val="ru-RU" w:eastAsia="ru-RU"/>
      </w:rPr>
      <mc:AlternateContent>
        <mc:Choice Requires="wps">
          <w:drawing>
            <wp:anchor distT="0" distB="0" distL="114300" distR="114300" simplePos="0" relativeHeight="251664896" behindDoc="0" locked="0" layoutInCell="1" allowOverlap="1">
              <wp:simplePos x="0" y="0"/>
              <wp:positionH relativeFrom="column">
                <wp:posOffset>5883910</wp:posOffset>
              </wp:positionH>
              <wp:positionV relativeFrom="paragraph">
                <wp:posOffset>95885</wp:posOffset>
              </wp:positionV>
              <wp:extent cx="329565" cy="215900"/>
              <wp:effectExtent l="0" t="635" r="0" b="2540"/>
              <wp:wrapNone/>
              <wp:docPr id="6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107BBB" w:rsidRDefault="00D52597" w:rsidP="00F11D63">
                          <w:pPr>
                            <w:jc w:val="center"/>
                            <w:rPr>
                              <w:rFonts w:ascii="Arial" w:hAnsi="Arial" w:cs="Arial"/>
                              <w:i/>
                              <w:lang w:val="uk-UA"/>
                            </w:rPr>
                          </w:pPr>
                          <w:r w:rsidRPr="00957259">
                            <w:rPr>
                              <w:rFonts w:ascii="Arial" w:hAnsi="Arial" w:cs="Arial"/>
                              <w:i/>
                            </w:rPr>
                            <w:fldChar w:fldCharType="begin"/>
                          </w:r>
                          <w:r w:rsidRPr="00957259">
                            <w:rPr>
                              <w:rFonts w:ascii="Arial" w:hAnsi="Arial" w:cs="Arial"/>
                              <w:i/>
                            </w:rPr>
                            <w:instrText xml:space="preserve"> PAGE  \* LOWER </w:instrText>
                          </w:r>
                          <w:r w:rsidRPr="00957259">
                            <w:rPr>
                              <w:rFonts w:ascii="Arial" w:hAnsi="Arial" w:cs="Arial"/>
                              <w:i/>
                            </w:rPr>
                            <w:fldChar w:fldCharType="separate"/>
                          </w:r>
                          <w:r w:rsidR="00D11CB1">
                            <w:rPr>
                              <w:rFonts w:ascii="Arial" w:hAnsi="Arial" w:cs="Arial"/>
                              <w:i/>
                              <w:noProof/>
                            </w:rPr>
                            <w:t>21</w:t>
                          </w:r>
                          <w:r w:rsidRPr="00957259">
                            <w:rPr>
                              <w:rFonts w:ascii="Arial" w:hAnsi="Arial" w:cs="Arial"/>
                              <w:i/>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8" style="position:absolute;left:0;text-align:left;margin-left:463.3pt;margin-top:7.55pt;width:25.95pt;height:17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" filled="f" stroked="f" strokeweight=".25pt">
              <v:textbox inset="1pt,1pt,1pt,1pt">
                <w:txbxContent>
                  <w:p w:rsidR="00D52597" w:rsidRPr="00107BBB" w:rsidRDefault="00D52597" w:rsidP="00F11D63">
                    <w:pPr>
                      <w:jc w:val="center"/>
                      <w:rPr>
                        <w:rFonts w:ascii="Arial" w:hAnsi="Arial" w:cs="Arial"/>
                        <w:i/>
                        <w:lang w:val="uk-UA"/>
                      </w:rPr>
                    </w:pPr>
                    <w:r w:rsidRPr="00957259">
                      <w:rPr>
                        <w:rFonts w:ascii="Arial" w:hAnsi="Arial" w:cs="Arial"/>
                        <w:i/>
                      </w:rPr>
                      <w:fldChar w:fldCharType="begin"/>
                    </w:r>
                    <w:r w:rsidRPr="00957259">
                      <w:rPr>
                        <w:rFonts w:ascii="Arial" w:hAnsi="Arial" w:cs="Arial"/>
                        <w:i/>
                      </w:rPr>
                      <w:instrText xml:space="preserve"> PAGE  \* LOWER </w:instrText>
                    </w:r>
                    <w:r w:rsidRPr="00957259">
                      <w:rPr>
                        <w:rFonts w:ascii="Arial" w:hAnsi="Arial" w:cs="Arial"/>
                        <w:i/>
                      </w:rPr>
                      <w:fldChar w:fldCharType="separate"/>
                    </w:r>
                    <w:r w:rsidR="00D11CB1">
                      <w:rPr>
                        <w:rFonts w:ascii="Arial" w:hAnsi="Arial" w:cs="Arial"/>
                        <w:i/>
                        <w:noProof/>
                      </w:rPr>
                      <w:t>21</w:t>
                    </w:r>
                    <w:r w:rsidRPr="00957259">
                      <w:rPr>
                        <w:rFonts w:ascii="Arial" w:hAnsi="Arial" w:cs="Arial"/>
                        <w:i/>
                      </w:rPr>
                      <w:fldChar w:fldCharType="end"/>
                    </w:r>
                  </w:p>
                </w:txbxContent>
              </v:textbox>
            </v:rect>
          </w:pict>
        </mc:Fallback>
      </mc:AlternateContent>
    </w:r>
    <w:r>
      <w:rPr>
        <w:noProof/>
        <w:lang w:val="ru-RU" w:eastAsia="ru-RU"/>
      </w:rPr>
      <mc:AlternateContent>
        <mc:Choice Requires="wps">
          <w:drawing>
            <wp:anchor distT="0" distB="0" distL="114300" distR="114300" simplePos="0" relativeHeight="251663872" behindDoc="0" locked="0" layoutInCell="1" allowOverlap="1">
              <wp:simplePos x="0" y="0"/>
              <wp:positionH relativeFrom="column">
                <wp:posOffset>5883910</wp:posOffset>
              </wp:positionH>
              <wp:positionV relativeFrom="paragraph">
                <wp:posOffset>-137795</wp:posOffset>
              </wp:positionV>
              <wp:extent cx="329565" cy="157480"/>
              <wp:effectExtent l="0" t="0" r="0" b="0"/>
              <wp:wrapNone/>
              <wp:docPr id="6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D33017" w:rsidRDefault="00D52597" w:rsidP="00F11D63">
                          <w:pPr>
                            <w:jc w:val="center"/>
                            <w:rPr>
                              <w:rFonts w:ascii="Arial" w:hAnsi="Arial" w:cs="Arial"/>
                              <w:i/>
                              <w:lang w:val="uk-UA"/>
                            </w:rPr>
                          </w:pPr>
                          <w:proofErr w:type="spellStart"/>
                          <w:r>
                            <w:rPr>
                              <w:rFonts w:ascii="Arial" w:hAnsi="Arial" w:cs="Arial"/>
                              <w:i/>
                              <w:sz w:val="18"/>
                              <w:lang w:val="uk-UA"/>
                            </w:rPr>
                            <w:t>Арк</w:t>
                          </w:r>
                          <w:proofErr w:type="spellEnd"/>
                          <w:r>
                            <w:rPr>
                              <w:rFonts w:ascii="Arial" w:hAnsi="Arial" w:cs="Arial"/>
                              <w:i/>
                              <w:sz w:val="18"/>
                              <w:lang w:val="uk-UA"/>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29" style="position:absolute;left:0;text-align:left;margin-left:463.3pt;margin-top:-10.85pt;width:25.95pt;height:12.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" filled="f" stroked="f" strokeweight=".25pt">
              <v:textbox inset="1pt,1pt,1pt,1pt">
                <w:txbxContent>
                  <w:p w:rsidR="00D52597" w:rsidRPr="00D33017" w:rsidRDefault="00D52597" w:rsidP="00F11D63">
                    <w:pPr>
                      <w:jc w:val="center"/>
                      <w:rPr>
                        <w:rFonts w:ascii="Arial" w:hAnsi="Arial" w:cs="Arial"/>
                        <w:i/>
                        <w:lang w:val="uk-UA"/>
                      </w:rPr>
                    </w:pPr>
                    <w:proofErr w:type="spellStart"/>
                    <w:r>
                      <w:rPr>
                        <w:rFonts w:ascii="Arial" w:hAnsi="Arial" w:cs="Arial"/>
                        <w:i/>
                        <w:sz w:val="18"/>
                        <w:lang w:val="uk-UA"/>
                      </w:rPr>
                      <w:t>Арк</w:t>
                    </w:r>
                    <w:proofErr w:type="spellEnd"/>
                    <w:r>
                      <w:rPr>
                        <w:rFonts w:ascii="Arial" w:hAnsi="Arial" w:cs="Arial"/>
                        <w:i/>
                        <w:sz w:val="18"/>
                        <w:lang w:val="uk-UA"/>
                      </w:rPr>
                      <w:t>.</w:t>
                    </w:r>
                  </w:p>
                </w:txbxContent>
              </v:textbox>
            </v:rect>
          </w:pict>
        </mc:Fallback>
      </mc:AlternateContent>
    </w:r>
    <w:r>
      <w:rPr>
        <w:noProof/>
        <w:lang w:val="ru-RU" w:eastAsia="ru-RU"/>
      </w:rPr>
      <mc:AlternateContent>
        <mc:Choice Requires="wps">
          <w:drawing>
            <wp:anchor distT="0" distB="0" distL="114300" distR="114300" simplePos="0" relativeHeight="251662848" behindDoc="0" locked="0" layoutInCell="1" allowOverlap="1">
              <wp:simplePos x="0" y="0"/>
              <wp:positionH relativeFrom="column">
                <wp:posOffset>1816735</wp:posOffset>
              </wp:positionH>
              <wp:positionV relativeFrom="paragraph">
                <wp:posOffset>210820</wp:posOffset>
              </wp:positionV>
              <wp:extent cx="329565" cy="157480"/>
              <wp:effectExtent l="0" t="1270" r="0" b="3175"/>
              <wp:wrapNone/>
              <wp:docPr id="6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957259" w:rsidRDefault="00D52597" w:rsidP="00F11D63">
                          <w:pPr>
                            <w:jc w:val="center"/>
                            <w:rPr>
                              <w:rFonts w:ascii="Arial" w:hAnsi="Arial" w:cs="Arial"/>
                              <w:i/>
                            </w:rPr>
                          </w:pPr>
                          <w:r w:rsidRPr="00957259">
                            <w:rPr>
                              <w:rFonts w:ascii="Arial" w:hAnsi="Arial" w:cs="Arial"/>
                              <w:i/>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 o:spid="_x0000_s1030" style="position:absolute;left:0;text-align:left;margin-left:143.05pt;margin-top:16.6pt;width:25.95pt;height:12.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" filled="f" stroked="f" strokeweight=".25pt">
              <v:textbox inset="1pt,1pt,1pt,1pt">
                <w:txbxContent>
                  <w:p w:rsidR="00D52597" w:rsidRPr="00957259" w:rsidRDefault="00D52597" w:rsidP="00F11D63">
                    <w:pPr>
                      <w:jc w:val="center"/>
                      <w:rPr>
                        <w:rFonts w:ascii="Arial" w:hAnsi="Arial" w:cs="Arial"/>
                        <w:i/>
                      </w:rPr>
                    </w:pPr>
                    <w:r w:rsidRPr="00957259">
                      <w:rPr>
                        <w:rFonts w:ascii="Arial" w:hAnsi="Arial" w:cs="Arial"/>
                        <w:i/>
                        <w:sz w:val="18"/>
                      </w:rPr>
                      <w:t>Дата</w:t>
                    </w:r>
                  </w:p>
                </w:txbxContent>
              </v:textbox>
            </v:rect>
          </w:pict>
        </mc:Fallback>
      </mc:AlternateContent>
    </w:r>
    <w:r>
      <w:rPr>
        <w:noProof/>
        <w:lang w:val="ru-RU" w:eastAsia="ru-RU"/>
      </w:rPr>
      <mc:AlternateContent>
        <mc:Choice Requires="wps">
          <w:drawing>
            <wp:anchor distT="0" distB="0" distL="114300" distR="114300" simplePos="0" relativeHeight="251661824" behindDoc="0" locked="0" layoutInCell="1" allowOverlap="1">
              <wp:simplePos x="0" y="0"/>
              <wp:positionH relativeFrom="column">
                <wp:posOffset>1282700</wp:posOffset>
              </wp:positionH>
              <wp:positionV relativeFrom="paragraph">
                <wp:posOffset>210820</wp:posOffset>
              </wp:positionV>
              <wp:extent cx="505460" cy="157480"/>
              <wp:effectExtent l="0" t="1270" r="2540" b="3175"/>
              <wp:wrapNone/>
              <wp:docPr id="6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D33017" w:rsidRDefault="00D52597" w:rsidP="00F11D63">
                          <w:pPr>
                            <w:jc w:val="center"/>
                            <w:rPr>
                              <w:rFonts w:ascii="Arial" w:hAnsi="Arial" w:cs="Arial"/>
                              <w:i/>
                              <w:lang w:val="uk-UA"/>
                            </w:rPr>
                          </w:pPr>
                          <w:r>
                            <w:rPr>
                              <w:rFonts w:ascii="Arial" w:hAnsi="Arial" w:cs="Arial"/>
                              <w:i/>
                              <w:sz w:val="18"/>
                              <w:lang w:val="uk-UA"/>
                            </w:rPr>
                            <w:t>Підпис</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1" style="position:absolute;left:0;text-align:left;margin-left:101pt;margin-top:16.6pt;width:39.8pt;height:1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" filled="f" stroked="f" strokeweight=".25pt">
              <v:textbox inset="1pt,1pt,1pt,1pt">
                <w:txbxContent>
                  <w:p w:rsidR="00D52597" w:rsidRPr="00D33017" w:rsidRDefault="00D52597" w:rsidP="00F11D63">
                    <w:pPr>
                      <w:jc w:val="center"/>
                      <w:rPr>
                        <w:rFonts w:ascii="Arial" w:hAnsi="Arial" w:cs="Arial"/>
                        <w:i/>
                        <w:lang w:val="uk-UA"/>
                      </w:rPr>
                    </w:pPr>
                    <w:r>
                      <w:rPr>
                        <w:rFonts w:ascii="Arial" w:hAnsi="Arial" w:cs="Arial"/>
                        <w:i/>
                        <w:sz w:val="18"/>
                        <w:lang w:val="uk-UA"/>
                      </w:rPr>
                      <w:t>Підпис</w:t>
                    </w:r>
                  </w:p>
                </w:txbxContent>
              </v:textbox>
            </v:rect>
          </w:pict>
        </mc:Fallback>
      </mc:AlternateContent>
    </w:r>
    <w:r>
      <w:rPr>
        <w:noProof/>
        <w:lang w:val="ru-RU" w:eastAsia="ru-RU"/>
      </w:rPr>
      <mc:AlternateContent>
        <mc:Choice Requires="wps">
          <w:drawing>
            <wp:anchor distT="0" distB="0" distL="114300" distR="114300" simplePos="0" relativeHeight="251660800" behindDoc="0" locked="0" layoutInCell="1" allowOverlap="1">
              <wp:simplePos x="0" y="0"/>
              <wp:positionH relativeFrom="column">
                <wp:posOffset>387985</wp:posOffset>
              </wp:positionH>
              <wp:positionV relativeFrom="paragraph">
                <wp:posOffset>210820</wp:posOffset>
              </wp:positionV>
              <wp:extent cx="847725" cy="157480"/>
              <wp:effectExtent l="0" t="1270" r="2540" b="3175"/>
              <wp:wrapNone/>
              <wp:docPr id="60"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957259" w:rsidRDefault="00D52597" w:rsidP="00F11D63">
                          <w:pPr>
                            <w:jc w:val="center"/>
                            <w:rPr>
                              <w:rFonts w:ascii="Arial" w:hAnsi="Arial" w:cs="Arial"/>
                              <w:i/>
                            </w:rPr>
                          </w:pPr>
                          <w:r w:rsidRPr="00957259">
                            <w:rPr>
                              <w:rFonts w:ascii="Arial" w:hAnsi="Arial" w:cs="Arial"/>
                              <w:i/>
                              <w:sz w:val="18"/>
                            </w:rPr>
                            <w:t>№ докум.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32" style="position:absolute;left:0;text-align:left;margin-left:30.55pt;margin-top:16.6pt;width:66.75pt;height:1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" filled="f" stroked="f" strokeweight=".25pt">
              <v:textbox inset="1pt,1pt,1pt,1pt">
                <w:txbxContent>
                  <w:p w:rsidR="00D52597" w:rsidRPr="00957259" w:rsidRDefault="00D52597" w:rsidP="00F11D63">
                    <w:pPr>
                      <w:jc w:val="center"/>
                      <w:rPr>
                        <w:rFonts w:ascii="Arial" w:hAnsi="Arial" w:cs="Arial"/>
                        <w:i/>
                      </w:rPr>
                    </w:pPr>
                    <w:r w:rsidRPr="00957259">
                      <w:rPr>
                        <w:rFonts w:ascii="Arial" w:hAnsi="Arial" w:cs="Arial"/>
                        <w:i/>
                        <w:sz w:val="18"/>
                      </w:rPr>
                      <w:t>№ докум.</w:t>
                    </w:r>
                  </w:p>
                </w:txbxContent>
              </v:textbox>
            </v:rect>
          </w:pict>
        </mc:Fallback>
      </mc:AlternateContent>
    </w:r>
    <w:r>
      <w:rPr>
        <w:noProof/>
        <w:lang w:val="ru-RU" w:eastAsia="ru-RU"/>
      </w:rPr>
      <mc:AlternateContent>
        <mc:Choice Requires="wps">
          <w:drawing>
            <wp:anchor distT="0" distB="0" distL="114300" distR="114300" simplePos="0" relativeHeight="251658752" behindDoc="0" locked="0" layoutInCell="1" allowOverlap="1">
              <wp:simplePos x="0" y="0"/>
              <wp:positionH relativeFrom="column">
                <wp:posOffset>-340995</wp:posOffset>
              </wp:positionH>
              <wp:positionV relativeFrom="paragraph">
                <wp:posOffset>210820</wp:posOffset>
              </wp:positionV>
              <wp:extent cx="329565" cy="157480"/>
              <wp:effectExtent l="1905" t="1270" r="1905" b="3175"/>
              <wp:wrapNone/>
              <wp:docPr id="5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957259" w:rsidRDefault="00D52597" w:rsidP="00F11D63">
                          <w:pPr>
                            <w:jc w:val="center"/>
                            <w:rPr>
                              <w:rFonts w:ascii="Arial" w:hAnsi="Arial" w:cs="Arial"/>
                              <w:i/>
                            </w:rPr>
                          </w:pPr>
                          <w:proofErr w:type="spellStart"/>
                          <w:r>
                            <w:rPr>
                              <w:rFonts w:ascii="Arial" w:hAnsi="Arial" w:cs="Arial"/>
                              <w:i/>
                              <w:sz w:val="18"/>
                              <w:lang w:val="uk-UA"/>
                            </w:rPr>
                            <w:t>Зм</w:t>
                          </w:r>
                          <w:proofErr w:type="spellEnd"/>
                          <w:r w:rsidRPr="00957259">
                            <w:rPr>
                              <w:rFonts w:ascii="Arial" w:hAnsi="Arial" w:cs="Arial"/>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3" style="position:absolute;left:0;text-align:left;margin-left:-26.85pt;margin-top:16.6pt;width:25.95pt;height:1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" filled="f" stroked="f" strokeweight=".25pt">
              <v:textbox inset="1pt,1pt,1pt,1pt">
                <w:txbxContent>
                  <w:p w:rsidR="00D52597" w:rsidRPr="00957259" w:rsidRDefault="00D52597" w:rsidP="00F11D63">
                    <w:pPr>
                      <w:jc w:val="center"/>
                      <w:rPr>
                        <w:rFonts w:ascii="Arial" w:hAnsi="Arial" w:cs="Arial"/>
                        <w:i/>
                      </w:rPr>
                    </w:pPr>
                    <w:proofErr w:type="spellStart"/>
                    <w:r>
                      <w:rPr>
                        <w:rFonts w:ascii="Arial" w:hAnsi="Arial" w:cs="Arial"/>
                        <w:i/>
                        <w:sz w:val="18"/>
                        <w:lang w:val="uk-UA"/>
                      </w:rPr>
                      <w:t>Зм</w:t>
                    </w:r>
                    <w:proofErr w:type="spellEnd"/>
                    <w:r w:rsidRPr="00957259">
                      <w:rPr>
                        <w:rFonts w:ascii="Arial" w:hAnsi="Arial" w:cs="Arial"/>
                        <w:i/>
                        <w:sz w:val="18"/>
                      </w:rPr>
                      <w:t>.</w:t>
                    </w:r>
                  </w:p>
                </w:txbxContent>
              </v:textbox>
            </v:rect>
          </w:pict>
        </mc:Fallback>
      </mc:AlternateContent>
    </w:r>
    <w:r>
      <w:rPr>
        <w:noProof/>
        <w:lang w:val="ru-RU" w:eastAsia="ru-RU"/>
      </w:rPr>
      <mc:AlternateContent>
        <mc:Choice Requires="wps">
          <w:drawing>
            <wp:anchor distT="0" distB="0" distL="114300" distR="114300" simplePos="0" relativeHeight="251657728" behindDoc="0" locked="0" layoutInCell="1" allowOverlap="1">
              <wp:simplePos x="0" y="0"/>
              <wp:positionH relativeFrom="column">
                <wp:posOffset>5873750</wp:posOffset>
              </wp:positionH>
              <wp:positionV relativeFrom="paragraph">
                <wp:posOffset>24765</wp:posOffset>
              </wp:positionV>
              <wp:extent cx="353060" cy="635"/>
              <wp:effectExtent l="6350" t="15240" r="12065" b="12700"/>
              <wp:wrapNone/>
              <wp:docPr id="5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4B7F86" id="Line 1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5pt,1.95pt" to="490.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" strokeweight="1pt"/>
          </w:pict>
        </mc:Fallback>
      </mc:AlternateContent>
    </w:r>
    <w:r>
      <w:rPr>
        <w:noProof/>
        <w:lang w:val="ru-RU" w:eastAsia="ru-RU"/>
      </w:rPr>
      <mc:AlternateContent>
        <mc:Choice Requires="wps">
          <w:drawing>
            <wp:anchor distT="0" distB="0" distL="114300" distR="114300" simplePos="0" relativeHeight="251656704" behindDoc="0" locked="0" layoutInCell="1" allowOverlap="1">
              <wp:simplePos x="0" y="0"/>
              <wp:positionH relativeFrom="column">
                <wp:posOffset>-355600</wp:posOffset>
              </wp:positionH>
              <wp:positionV relativeFrom="paragraph">
                <wp:posOffset>203200</wp:posOffset>
              </wp:positionV>
              <wp:extent cx="2510790" cy="635"/>
              <wp:effectExtent l="15875" t="12700" r="16510" b="15240"/>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CFA07" id="Line 1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6pt" to="169.7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" strokeweight="2pt"/>
          </w:pict>
        </mc:Fallback>
      </mc:AlternateContent>
    </w:r>
    <w:r>
      <w:rPr>
        <w:noProof/>
        <w:lang w:val="ru-RU" w:eastAsia="ru-RU"/>
      </w:rPr>
      <mc:AlternateContent>
        <mc:Choice Requires="wps">
          <w:drawing>
            <wp:anchor distT="0" distB="0" distL="114300" distR="114300" simplePos="0" relativeHeight="251655680" behindDoc="0" locked="0" layoutInCell="1" allowOverlap="1">
              <wp:simplePos x="0" y="0"/>
              <wp:positionH relativeFrom="column">
                <wp:posOffset>-355600</wp:posOffset>
              </wp:positionH>
              <wp:positionV relativeFrom="paragraph">
                <wp:posOffset>23495</wp:posOffset>
              </wp:positionV>
              <wp:extent cx="2510790" cy="635"/>
              <wp:effectExtent l="6350" t="13970" r="6985" b="13970"/>
              <wp:wrapNone/>
              <wp:docPr id="5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AAD582" id="Line 1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85pt" to="169.7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" strokeweight="1pt"/>
          </w:pict>
        </mc:Fallback>
      </mc:AlternateContent>
    </w:r>
    <w:r>
      <w:rPr>
        <w:noProof/>
        <w:lang w:val="ru-RU" w:eastAsia="ru-RU"/>
      </w:rPr>
      <mc:AlternateContent>
        <mc:Choice Requires="wps">
          <w:drawing>
            <wp:anchor distT="0" distB="0" distL="114300" distR="114300" simplePos="0" relativeHeight="251654656" behindDoc="0" locked="0" layoutInCell="1" allowOverlap="1">
              <wp:simplePos x="0" y="0"/>
              <wp:positionH relativeFrom="column">
                <wp:posOffset>5869305</wp:posOffset>
              </wp:positionH>
              <wp:positionV relativeFrom="paragraph">
                <wp:posOffset>-152400</wp:posOffset>
              </wp:positionV>
              <wp:extent cx="1270" cy="530860"/>
              <wp:effectExtent l="20955" t="19050" r="15875" b="21590"/>
              <wp:wrapNone/>
              <wp:docPr id="5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086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AB376B" id="Line 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15pt,-12pt" to="462.2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" strokeweight="2pt"/>
          </w:pict>
        </mc:Fallback>
      </mc:AlternateContent>
    </w:r>
    <w:r>
      <w:rPr>
        <w:noProof/>
        <w:lang w:val="ru-RU" w:eastAsia="ru-RU"/>
      </w:rPr>
      <mc:AlternateContent>
        <mc:Choice Requires="wps">
          <w:drawing>
            <wp:anchor distT="0" distB="0" distL="114300" distR="114300" simplePos="0" relativeHeight="251653632" behindDoc="0" locked="0" layoutInCell="1" allowOverlap="1">
              <wp:simplePos x="0" y="0"/>
              <wp:positionH relativeFrom="column">
                <wp:posOffset>2161540</wp:posOffset>
              </wp:positionH>
              <wp:positionV relativeFrom="paragraph">
                <wp:posOffset>-152400</wp:posOffset>
              </wp:positionV>
              <wp:extent cx="635" cy="525780"/>
              <wp:effectExtent l="18415" t="19050" r="19050" b="17145"/>
              <wp:wrapNone/>
              <wp:docPr id="5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578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A53B82" id="Line 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pt,-12pt" to="170.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" strokeweight="2pt"/>
          </w:pict>
        </mc:Fallback>
      </mc:AlternateContent>
    </w:r>
    <w:r>
      <w:rPr>
        <w:noProof/>
        <w:lang w:val="ru-RU" w:eastAsia="ru-RU"/>
      </w:rPr>
      <mc:AlternateContent>
        <mc:Choice Requires="wps">
          <w:drawing>
            <wp:anchor distT="0" distB="0" distL="114300" distR="114300" simplePos="0" relativeHeight="251652608" behindDoc="0" locked="0" layoutInCell="1" allowOverlap="1">
              <wp:simplePos x="0" y="0"/>
              <wp:positionH relativeFrom="column">
                <wp:posOffset>1801495</wp:posOffset>
              </wp:positionH>
              <wp:positionV relativeFrom="paragraph">
                <wp:posOffset>-147320</wp:posOffset>
              </wp:positionV>
              <wp:extent cx="635" cy="525780"/>
              <wp:effectExtent l="20320" t="14605" r="17145" b="21590"/>
              <wp:wrapNone/>
              <wp:docPr id="5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578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104FE9" id="Line 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85pt,-11.6pt" to="141.9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" strokeweight="2pt"/>
          </w:pict>
        </mc:Fallback>
      </mc:AlternateContent>
    </w:r>
    <w:r>
      <w:rPr>
        <w:noProof/>
        <w:lang w:val="ru-RU" w:eastAsia="ru-RU"/>
      </w:rPr>
      <mc:AlternateContent>
        <mc:Choice Requires="wps">
          <w:drawing>
            <wp:anchor distT="0" distB="0" distL="114300" distR="114300" simplePos="0" relativeHeight="251651584" behindDoc="0" locked="0" layoutInCell="1" allowOverlap="1">
              <wp:simplePos x="0" y="0"/>
              <wp:positionH relativeFrom="column">
                <wp:posOffset>1261745</wp:posOffset>
              </wp:positionH>
              <wp:positionV relativeFrom="paragraph">
                <wp:posOffset>-152400</wp:posOffset>
              </wp:positionV>
              <wp:extent cx="635" cy="530860"/>
              <wp:effectExtent l="13970" t="19050" r="13970" b="21590"/>
              <wp:wrapNone/>
              <wp:docPr id="52"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086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1D2277" id="Line 6"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35pt,-12pt" to="99.4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" strokeweight="2pt"/>
          </w:pict>
        </mc:Fallback>
      </mc:AlternateContent>
    </w:r>
    <w:r>
      <w:rPr>
        <w:noProof/>
        <w:lang w:val="ru-RU" w:eastAsia="ru-RU"/>
      </w:rPr>
      <mc:AlternateContent>
        <mc:Choice Requires="wps">
          <w:drawing>
            <wp:anchor distT="0" distB="0" distL="114300" distR="114300" simplePos="0" relativeHeight="251650560" behindDoc="0" locked="0" layoutInCell="1" allowOverlap="1">
              <wp:simplePos x="0" y="0"/>
              <wp:positionH relativeFrom="column">
                <wp:posOffset>361315</wp:posOffset>
              </wp:positionH>
              <wp:positionV relativeFrom="paragraph">
                <wp:posOffset>-152400</wp:posOffset>
              </wp:positionV>
              <wp:extent cx="635" cy="530860"/>
              <wp:effectExtent l="18415" t="19050" r="19050" b="21590"/>
              <wp:wrapNone/>
              <wp:docPr id="51"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086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573B17" id="Line 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5pt,-12pt" to="28.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" strokeweight="2pt"/>
          </w:pict>
        </mc:Fallback>
      </mc:AlternateContent>
    </w:r>
    <w:r>
      <w:rPr>
        <w:noProof/>
        <w:lang w:val="ru-RU" w:eastAsia="ru-RU"/>
      </w:rPr>
      <mc:AlternateContent>
        <mc:Choice Requires="wps">
          <w:drawing>
            <wp:anchor distT="0" distB="0" distL="114300" distR="114300" simplePos="0" relativeHeight="251649536" behindDoc="0" locked="0" layoutInCell="1" allowOverlap="1">
              <wp:simplePos x="0" y="0"/>
              <wp:positionH relativeFrom="column">
                <wp:posOffset>-355600</wp:posOffset>
              </wp:positionH>
              <wp:positionV relativeFrom="paragraph">
                <wp:posOffset>-156210</wp:posOffset>
              </wp:positionV>
              <wp:extent cx="6577965" cy="635"/>
              <wp:effectExtent l="15875" t="15240" r="16510" b="22225"/>
              <wp:wrapNone/>
              <wp:docPr id="5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65F6B0" id="Line 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12.3pt" to="489.9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" strokeweight="2pt"/>
          </w:pict>
        </mc:Fallback>
      </mc:AlternateContent>
    </w:r>
    <w:r>
      <w:rPr>
        <w:noProof/>
        <w:lang w:val="ru-RU" w:eastAsia="ru-RU"/>
      </w:rPr>
      <mc:AlternateContent>
        <mc:Choice Requires="wps">
          <w:drawing>
            <wp:anchor distT="0" distB="0" distL="114300" distR="114300" simplePos="0" relativeHeight="251648512" behindDoc="0" locked="0" layoutInCell="1" allowOverlap="1">
              <wp:simplePos x="0" y="0"/>
              <wp:positionH relativeFrom="column">
                <wp:posOffset>1270</wp:posOffset>
              </wp:positionH>
              <wp:positionV relativeFrom="paragraph">
                <wp:posOffset>-152400</wp:posOffset>
              </wp:positionV>
              <wp:extent cx="635" cy="530860"/>
              <wp:effectExtent l="20320" t="19050" r="17145" b="21590"/>
              <wp:wrapNone/>
              <wp:docPr id="4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086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D56F9C" id="Line 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12pt" to=".1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" strokeweight="2p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597" w:rsidRPr="00486EE0" w:rsidRDefault="00D52597">
    <w:pPr>
      <w:pStyle w:val="a5"/>
    </w:pPr>
    <w:r w:rsidRPr="00486EE0">
      <w:rPr>
        <w:noProof/>
        <w:lang w:val="ru-RU" w:eastAsia="ru-RU"/>
      </w:rPr>
      <mc:AlternateContent>
        <mc:Choice Requires="wpg">
          <w:drawing>
            <wp:anchor distT="0" distB="0" distL="114300" distR="114300" simplePos="0" relativeHeight="251667968" behindDoc="0" locked="0" layoutInCell="1" allowOverlap="1" wp14:anchorId="0907515A" wp14:editId="78C8A676">
              <wp:simplePos x="0" y="0"/>
              <wp:positionH relativeFrom="column">
                <wp:posOffset>-372745</wp:posOffset>
              </wp:positionH>
              <wp:positionV relativeFrom="paragraph">
                <wp:posOffset>-981710</wp:posOffset>
              </wp:positionV>
              <wp:extent cx="6582410" cy="1404620"/>
              <wp:effectExtent l="17780" t="18415" r="19685" b="0"/>
              <wp:wrapNone/>
              <wp:docPr id="1"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2410" cy="1404620"/>
                        <a:chOff x="1652" y="7001"/>
                        <a:chExt cx="10366" cy="2212"/>
                      </a:xfrm>
                    </wpg:grpSpPr>
                    <wps:wsp>
                      <wps:cNvPr id="2" name="Line 63"/>
                      <wps:cNvCnPr>
                        <a:cxnSpLocks noChangeShapeType="1"/>
                      </wps:cNvCnPr>
                      <wps:spPr bwMode="auto">
                        <a:xfrm>
                          <a:off x="2162" y="7001"/>
                          <a:ext cx="1" cy="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64"/>
                      <wps:cNvCnPr>
                        <a:cxnSpLocks noChangeShapeType="1"/>
                      </wps:cNvCnPr>
                      <wps:spPr bwMode="auto">
                        <a:xfrm>
                          <a:off x="1652" y="7010"/>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65"/>
                      <wps:cNvCnPr>
                        <a:cxnSpLocks noChangeShapeType="1"/>
                      </wps:cNvCnPr>
                      <wps:spPr bwMode="auto">
                        <a:xfrm>
                          <a:off x="2781" y="7008"/>
                          <a:ext cx="1" cy="214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6"/>
                      <wps:cNvCnPr>
                        <a:cxnSpLocks noChangeShapeType="1"/>
                      </wps:cNvCnPr>
                      <wps:spPr bwMode="auto">
                        <a:xfrm>
                          <a:off x="4199" y="7008"/>
                          <a:ext cx="1" cy="214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7"/>
                      <wps:cNvCnPr>
                        <a:cxnSpLocks noChangeShapeType="1"/>
                      </wps:cNvCnPr>
                      <wps:spPr bwMode="auto">
                        <a:xfrm>
                          <a:off x="5049" y="7008"/>
                          <a:ext cx="1" cy="214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68"/>
                      <wps:cNvCnPr>
                        <a:cxnSpLocks noChangeShapeType="1"/>
                      </wps:cNvCnPr>
                      <wps:spPr bwMode="auto">
                        <a:xfrm>
                          <a:off x="5616" y="7001"/>
                          <a:ext cx="1" cy="21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69"/>
                      <wps:cNvCnPr>
                        <a:cxnSpLocks noChangeShapeType="1"/>
                      </wps:cNvCnPr>
                      <wps:spPr bwMode="auto">
                        <a:xfrm>
                          <a:off x="9869" y="7812"/>
                          <a:ext cx="2" cy="5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0"/>
                      <wps:cNvCnPr>
                        <a:cxnSpLocks noChangeShapeType="1"/>
                      </wps:cNvCnPr>
                      <wps:spPr bwMode="auto">
                        <a:xfrm>
                          <a:off x="1652" y="8620"/>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71"/>
                      <wps:cNvCnPr>
                        <a:cxnSpLocks noChangeShapeType="1"/>
                      </wps:cNvCnPr>
                      <wps:spPr bwMode="auto">
                        <a:xfrm>
                          <a:off x="1652" y="8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Rectangle 72"/>
                      <wps:cNvSpPr>
                        <a:spLocks noChangeArrowheads="1"/>
                      </wps:cNvSpPr>
                      <wps:spPr bwMode="auto">
                        <a:xfrm>
                          <a:off x="1675" y="7561"/>
                          <a:ext cx="458"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jc w:val="center"/>
                              <w:rPr>
                                <w:rFonts w:ascii="Arial" w:hAnsi="Arial" w:cs="Arial"/>
                                <w:i/>
                              </w:rPr>
                            </w:pPr>
                            <w:proofErr w:type="spellStart"/>
                            <w:r>
                              <w:rPr>
                                <w:rFonts w:ascii="Arial" w:hAnsi="Arial" w:cs="Arial"/>
                                <w:i/>
                                <w:sz w:val="18"/>
                                <w:lang w:val="uk-UA"/>
                              </w:rPr>
                              <w:t>З</w:t>
                            </w:r>
                            <w:r w:rsidRPr="00775326">
                              <w:rPr>
                                <w:rFonts w:ascii="Arial" w:hAnsi="Arial" w:cs="Arial"/>
                                <w:i/>
                                <w:sz w:val="18"/>
                                <w:lang w:val="uk-UA"/>
                              </w:rPr>
                              <w:t>м</w:t>
                            </w:r>
                            <w:proofErr w:type="spellEnd"/>
                            <w:r w:rsidRPr="00775326">
                              <w:rPr>
                                <w:rFonts w:ascii="Arial" w:hAnsi="Arial" w:cs="Arial"/>
                                <w:i/>
                                <w:sz w:val="18"/>
                              </w:rPr>
                              <w:t>.</w:t>
                            </w:r>
                          </w:p>
                        </w:txbxContent>
                      </wps:txbx>
                      <wps:bodyPr rot="0" vert="horz" wrap="square" lIns="12700" tIns="12700" rIns="12700" bIns="12700" anchor="t" anchorCtr="0" upright="1">
                        <a:noAutofit/>
                      </wps:bodyPr>
                    </wps:wsp>
                    <wps:wsp>
                      <wps:cNvPr id="12" name="Rectangle 73"/>
                      <wps:cNvSpPr>
                        <a:spLocks noChangeArrowheads="1"/>
                      </wps:cNvSpPr>
                      <wps:spPr bwMode="auto">
                        <a:xfrm>
                          <a:off x="2192" y="7561"/>
                          <a:ext cx="571"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D33017" w:rsidRDefault="00D52597" w:rsidP="00107BBB">
                            <w:pPr>
                              <w:jc w:val="center"/>
                              <w:rPr>
                                <w:rFonts w:ascii="Arial" w:hAnsi="Arial" w:cs="Arial"/>
                                <w:i/>
                                <w:lang w:val="uk-UA"/>
                              </w:rPr>
                            </w:pPr>
                            <w:proofErr w:type="spellStart"/>
                            <w:r>
                              <w:rPr>
                                <w:rFonts w:ascii="Arial" w:hAnsi="Arial" w:cs="Arial"/>
                                <w:i/>
                                <w:sz w:val="18"/>
                                <w:lang w:val="uk-UA"/>
                              </w:rPr>
                              <w:t>Арк</w:t>
                            </w:r>
                            <w:proofErr w:type="spellEnd"/>
                            <w:r>
                              <w:rPr>
                                <w:rFonts w:ascii="Arial" w:hAnsi="Arial" w:cs="Arial"/>
                                <w:i/>
                                <w:sz w:val="18"/>
                                <w:lang w:val="uk-UA"/>
                              </w:rPr>
                              <w:t>.</w:t>
                            </w:r>
                          </w:p>
                        </w:txbxContent>
                      </wps:txbx>
                      <wps:bodyPr rot="0" vert="horz" wrap="square" lIns="12700" tIns="12700" rIns="12700" bIns="12700" anchor="t" anchorCtr="0" upright="1">
                        <a:noAutofit/>
                      </wps:bodyPr>
                    </wps:wsp>
                    <wps:wsp>
                      <wps:cNvPr id="13" name="Rectangle 74"/>
                      <wps:cNvSpPr>
                        <a:spLocks noChangeArrowheads="1"/>
                      </wps:cNvSpPr>
                      <wps:spPr bwMode="auto">
                        <a:xfrm>
                          <a:off x="2823" y="7561"/>
                          <a:ext cx="1335"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jc w:val="center"/>
                              <w:rPr>
                                <w:rFonts w:ascii="Arial" w:hAnsi="Arial" w:cs="Arial"/>
                                <w:i/>
                              </w:rPr>
                            </w:pPr>
                            <w:r w:rsidRPr="00775326">
                              <w:rPr>
                                <w:rFonts w:ascii="Arial" w:hAnsi="Arial" w:cs="Arial"/>
                                <w:i/>
                                <w:sz w:val="18"/>
                              </w:rPr>
                              <w:t>№ докум.</w:t>
                            </w:r>
                          </w:p>
                        </w:txbxContent>
                      </wps:txbx>
                      <wps:bodyPr rot="0" vert="horz" wrap="square" lIns="12700" tIns="12700" rIns="12700" bIns="12700" anchor="t" anchorCtr="0" upright="1">
                        <a:noAutofit/>
                      </wps:bodyPr>
                    </wps:wsp>
                    <wps:wsp>
                      <wps:cNvPr id="14" name="Rectangle 75"/>
                      <wps:cNvSpPr>
                        <a:spLocks noChangeArrowheads="1"/>
                      </wps:cNvSpPr>
                      <wps:spPr bwMode="auto">
                        <a:xfrm>
                          <a:off x="4232" y="7561"/>
                          <a:ext cx="796"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jc w:val="center"/>
                              <w:rPr>
                                <w:rFonts w:ascii="Arial" w:hAnsi="Arial" w:cs="Arial"/>
                                <w:i/>
                                <w:lang w:val="uk-UA"/>
                              </w:rPr>
                            </w:pPr>
                            <w:r w:rsidRPr="00775326">
                              <w:rPr>
                                <w:rFonts w:ascii="Arial" w:hAnsi="Arial" w:cs="Arial"/>
                                <w:i/>
                                <w:sz w:val="18"/>
                                <w:lang w:val="uk-UA"/>
                              </w:rPr>
                              <w:t>П</w:t>
                            </w:r>
                            <w:r>
                              <w:rPr>
                                <w:rFonts w:ascii="Arial" w:hAnsi="Arial" w:cs="Arial"/>
                                <w:i/>
                                <w:sz w:val="18"/>
                                <w:lang w:val="uk-UA"/>
                              </w:rPr>
                              <w:t>ідпис</w:t>
                            </w:r>
                          </w:p>
                        </w:txbxContent>
                      </wps:txbx>
                      <wps:bodyPr rot="0" vert="horz" wrap="square" lIns="12700" tIns="12700" rIns="12700" bIns="12700" anchor="t" anchorCtr="0" upright="1">
                        <a:noAutofit/>
                      </wps:bodyPr>
                    </wps:wsp>
                    <wps:wsp>
                      <wps:cNvPr id="15" name="Rectangle 76"/>
                      <wps:cNvSpPr>
                        <a:spLocks noChangeArrowheads="1"/>
                      </wps:cNvSpPr>
                      <wps:spPr bwMode="auto">
                        <a:xfrm>
                          <a:off x="5073" y="7561"/>
                          <a:ext cx="519"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jc w:val="center"/>
                              <w:rPr>
                                <w:rFonts w:ascii="Arial" w:hAnsi="Arial" w:cs="Arial"/>
                                <w:i/>
                              </w:rPr>
                            </w:pPr>
                            <w:r w:rsidRPr="00775326">
                              <w:rPr>
                                <w:rFonts w:ascii="Arial" w:hAnsi="Arial" w:cs="Arial"/>
                                <w:i/>
                                <w:sz w:val="18"/>
                              </w:rPr>
                              <w:t>Дата</w:t>
                            </w:r>
                          </w:p>
                        </w:txbxContent>
                      </wps:txbx>
                      <wps:bodyPr rot="0" vert="horz" wrap="square" lIns="12700" tIns="12700" rIns="12700" bIns="12700" anchor="t" anchorCtr="0" upright="1">
                        <a:noAutofit/>
                      </wps:bodyPr>
                    </wps:wsp>
                    <wps:wsp>
                      <wps:cNvPr id="16" name="Rectangle 77"/>
                      <wps:cNvSpPr>
                        <a:spLocks noChangeArrowheads="1"/>
                      </wps:cNvSpPr>
                      <wps:spPr bwMode="auto">
                        <a:xfrm>
                          <a:off x="9911" y="7826"/>
                          <a:ext cx="765"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D33017" w:rsidRDefault="00D52597" w:rsidP="00107BBB">
                            <w:pPr>
                              <w:jc w:val="center"/>
                              <w:rPr>
                                <w:rFonts w:ascii="Arial" w:hAnsi="Arial" w:cs="Arial"/>
                                <w:i/>
                                <w:lang w:val="uk-UA"/>
                              </w:rPr>
                            </w:pPr>
                            <w:r>
                              <w:rPr>
                                <w:rFonts w:ascii="Arial" w:hAnsi="Arial" w:cs="Arial"/>
                                <w:i/>
                                <w:sz w:val="18"/>
                                <w:lang w:val="uk-UA"/>
                              </w:rPr>
                              <w:t>Аркуш</w:t>
                            </w:r>
                          </w:p>
                        </w:txbxContent>
                      </wps:txbx>
                      <wps:bodyPr rot="0" vert="horz" wrap="square" lIns="12700" tIns="12700" rIns="12700" bIns="12700" anchor="t" anchorCtr="0" upright="1">
                        <a:noAutofit/>
                      </wps:bodyPr>
                    </wps:wsp>
                    <wps:wsp>
                      <wps:cNvPr id="17" name="Rectangle 78"/>
                      <wps:cNvSpPr>
                        <a:spLocks noChangeArrowheads="1"/>
                      </wps:cNvSpPr>
                      <wps:spPr bwMode="auto">
                        <a:xfrm>
                          <a:off x="9911" y="8107"/>
                          <a:ext cx="765"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jc w:val="center"/>
                              <w:rPr>
                                <w:rFonts w:ascii="Arial" w:hAnsi="Arial" w:cs="Arial"/>
                                <w:i/>
                                <w:sz w:val="20"/>
                              </w:rPr>
                            </w:pPr>
                            <w:r w:rsidRPr="00775326">
                              <w:rPr>
                                <w:rFonts w:ascii="Arial" w:hAnsi="Arial" w:cs="Arial"/>
                                <w:i/>
                                <w:sz w:val="20"/>
                              </w:rPr>
                              <w:t>1</w:t>
                            </w:r>
                          </w:p>
                        </w:txbxContent>
                      </wps:txbx>
                      <wps:bodyPr rot="0" vert="horz" wrap="square" lIns="12700" tIns="12700" rIns="12700" bIns="12700" anchor="t" anchorCtr="0" upright="1">
                        <a:noAutofit/>
                      </wps:bodyPr>
                    </wps:wsp>
                    <wps:wsp>
                      <wps:cNvPr id="18" name="Rectangle 79"/>
                      <wps:cNvSpPr>
                        <a:spLocks noChangeArrowheads="1"/>
                      </wps:cNvSpPr>
                      <wps:spPr bwMode="auto">
                        <a:xfrm>
                          <a:off x="5673" y="7145"/>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880F18" w:rsidRDefault="00D52597" w:rsidP="00107BBB">
                            <w:pPr>
                              <w:jc w:val="center"/>
                              <w:rPr>
                                <w:i/>
                                <w:sz w:val="36"/>
                                <w:szCs w:val="36"/>
                              </w:rPr>
                            </w:pPr>
                            <w:r>
                              <w:rPr>
                                <w:rFonts w:ascii="Arial" w:hAnsi="Arial" w:cs="Arial"/>
                                <w:i/>
                                <w:sz w:val="36"/>
                                <w:szCs w:val="36"/>
                                <w:lang w:val="uk-UA"/>
                              </w:rPr>
                              <w:t>І</w:t>
                            </w:r>
                            <w:r w:rsidRPr="00880F18">
                              <w:rPr>
                                <w:rFonts w:ascii="Arial" w:hAnsi="Arial" w:cs="Arial"/>
                                <w:i/>
                                <w:sz w:val="36"/>
                                <w:szCs w:val="36"/>
                              </w:rPr>
                              <w:t>АЛЦ.46</w:t>
                            </w:r>
                            <w:r w:rsidRPr="00880F18">
                              <w:rPr>
                                <w:rFonts w:ascii="Arial" w:hAnsi="Arial" w:cs="Arial"/>
                                <w:i/>
                                <w:sz w:val="36"/>
                                <w:szCs w:val="36"/>
                                <w:lang w:val="en-US"/>
                              </w:rPr>
                              <w:t>7</w:t>
                            </w:r>
                            <w:r>
                              <w:rPr>
                                <w:rFonts w:ascii="Arial" w:hAnsi="Arial" w:cs="Arial"/>
                                <w:i/>
                                <w:sz w:val="36"/>
                                <w:szCs w:val="36"/>
                                <w:lang w:val="uk-UA"/>
                              </w:rPr>
                              <w:t>2</w:t>
                            </w:r>
                            <w:r>
                              <w:rPr>
                                <w:rFonts w:ascii="Arial" w:hAnsi="Arial" w:cs="Arial"/>
                                <w:i/>
                                <w:sz w:val="36"/>
                                <w:szCs w:val="36"/>
                              </w:rPr>
                              <w:t>00</w:t>
                            </w:r>
                            <w:r w:rsidRPr="00880F18">
                              <w:rPr>
                                <w:rFonts w:ascii="Arial" w:hAnsi="Arial" w:cs="Arial"/>
                                <w:i/>
                                <w:sz w:val="36"/>
                                <w:szCs w:val="36"/>
                              </w:rPr>
                              <w:t>.004.ПЗ</w:t>
                            </w:r>
                          </w:p>
                          <w:p w:rsidR="00D52597" w:rsidRPr="00880F18" w:rsidRDefault="00D52597" w:rsidP="00107BBB">
                            <w:pPr>
                              <w:rPr>
                                <w:szCs w:val="36"/>
                              </w:rPr>
                            </w:pPr>
                          </w:p>
                        </w:txbxContent>
                      </wps:txbx>
                      <wps:bodyPr rot="0" vert="horz" wrap="square" lIns="12700" tIns="12700" rIns="12700" bIns="0" anchor="t" anchorCtr="0" upright="1">
                        <a:noAutofit/>
                      </wps:bodyPr>
                    </wps:wsp>
                    <wps:wsp>
                      <wps:cNvPr id="19" name="Line 80"/>
                      <wps:cNvCnPr>
                        <a:cxnSpLocks noChangeShapeType="1"/>
                      </wps:cNvCnPr>
                      <wps:spPr bwMode="auto">
                        <a:xfrm>
                          <a:off x="1653" y="7807"/>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81"/>
                      <wps:cNvCnPr>
                        <a:cxnSpLocks noChangeShapeType="1"/>
                      </wps:cNvCnPr>
                      <wps:spPr bwMode="auto">
                        <a:xfrm>
                          <a:off x="1660" y="753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82"/>
                      <wps:cNvCnPr>
                        <a:cxnSpLocks noChangeShapeType="1"/>
                      </wps:cNvCnPr>
                      <wps:spPr bwMode="auto">
                        <a:xfrm>
                          <a:off x="1652" y="726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83"/>
                      <wps:cNvCnPr>
                        <a:cxnSpLocks noChangeShapeType="1"/>
                      </wps:cNvCnPr>
                      <wps:spPr bwMode="auto">
                        <a:xfrm>
                          <a:off x="1652" y="8349"/>
                          <a:ext cx="3954"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84"/>
                      <wps:cNvCnPr>
                        <a:cxnSpLocks noChangeShapeType="1"/>
                      </wps:cNvCnPr>
                      <wps:spPr bwMode="auto">
                        <a:xfrm>
                          <a:off x="1652" y="80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4" name="Group 85"/>
                      <wpg:cNvGrpSpPr>
                        <a:grpSpLocks/>
                      </wpg:cNvGrpSpPr>
                      <wpg:grpSpPr bwMode="auto">
                        <a:xfrm>
                          <a:off x="1667" y="7833"/>
                          <a:ext cx="2491" cy="238"/>
                          <a:chOff x="0" y="0"/>
                          <a:chExt cx="19999" cy="20000"/>
                        </a:xfrm>
                      </wpg:grpSpPr>
                      <wps:wsp>
                        <wps:cNvPr id="25" name="Rectangle 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rPr>
                                  <w:rFonts w:ascii="Arial" w:hAnsi="Arial" w:cs="Arial"/>
                                  <w:i/>
                                  <w:sz w:val="16"/>
                                  <w:szCs w:val="16"/>
                                  <w:lang w:val="uk-UA"/>
                                </w:rPr>
                              </w:pPr>
                              <w:proofErr w:type="spellStart"/>
                              <w:r>
                                <w:rPr>
                                  <w:rFonts w:ascii="Arial" w:hAnsi="Arial" w:cs="Arial"/>
                                  <w:i/>
                                  <w:sz w:val="16"/>
                                  <w:szCs w:val="16"/>
                                  <w:lang w:val="uk-UA"/>
                                </w:rPr>
                                <w:t>Разробив</w:t>
                              </w:r>
                              <w:proofErr w:type="spellEnd"/>
                            </w:p>
                          </w:txbxContent>
                        </wps:txbx>
                        <wps:bodyPr rot="0" vert="horz" wrap="square" lIns="12700" tIns="12700" rIns="12700" bIns="12700" anchor="t" anchorCtr="0" upright="1">
                          <a:noAutofit/>
                        </wps:bodyPr>
                      </wps:wsp>
                      <wps:wsp>
                        <wps:cNvPr id="26" name="Rectangle 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300D60" w:rsidRDefault="00D52597" w:rsidP="00107BBB">
                              <w:pPr>
                                <w:rPr>
                                  <w:rFonts w:ascii="Arial" w:hAnsi="Arial" w:cs="Arial"/>
                                  <w:i/>
                                  <w:sz w:val="18"/>
                                  <w:szCs w:val="18"/>
                                  <w:lang w:val="uk-UA"/>
                                </w:rPr>
                              </w:pPr>
                              <w:r>
                                <w:rPr>
                                  <w:rFonts w:ascii="Arial" w:hAnsi="Arial" w:cs="Arial"/>
                                  <w:i/>
                                  <w:sz w:val="18"/>
                                  <w:szCs w:val="18"/>
                                  <w:lang w:val="uk-UA"/>
                                </w:rPr>
                                <w:t>Борисов О.В.</w:t>
                              </w:r>
                            </w:p>
                          </w:txbxContent>
                        </wps:txbx>
                        <wps:bodyPr rot="0" vert="horz" wrap="square" lIns="12700" tIns="12700" rIns="12700" bIns="12700" anchor="t" anchorCtr="0" upright="1">
                          <a:noAutofit/>
                        </wps:bodyPr>
                      </wps:wsp>
                    </wpg:grpSp>
                    <wpg:grpSp>
                      <wpg:cNvPr id="27" name="Group 88"/>
                      <wpg:cNvGrpSpPr>
                        <a:grpSpLocks/>
                      </wpg:cNvGrpSpPr>
                      <wpg:grpSpPr bwMode="auto">
                        <a:xfrm>
                          <a:off x="1667" y="8372"/>
                          <a:ext cx="2491" cy="238"/>
                          <a:chOff x="0" y="0"/>
                          <a:chExt cx="19999" cy="20000"/>
                        </a:xfrm>
                      </wpg:grpSpPr>
                      <wps:wsp>
                        <wps:cNvPr id="28" name="Rectangle 8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rPr>
                                  <w:rFonts w:ascii="Arial" w:hAnsi="Arial" w:cs="Arial"/>
                                  <w:i/>
                                </w:rPr>
                              </w:pPr>
                              <w:proofErr w:type="spellStart"/>
                              <w:r w:rsidRPr="00775326">
                                <w:rPr>
                                  <w:rFonts w:ascii="Arial" w:hAnsi="Arial" w:cs="Arial"/>
                                  <w:i/>
                                  <w:sz w:val="18"/>
                                </w:rPr>
                                <w:t>Реценз</w:t>
                              </w:r>
                              <w:proofErr w:type="spellEnd"/>
                              <w:r w:rsidRPr="00775326">
                                <w:rPr>
                                  <w:rFonts w:ascii="Arial" w:hAnsi="Arial" w:cs="Arial"/>
                                  <w:i/>
                                  <w:sz w:val="18"/>
                                </w:rPr>
                                <w:t>.</w:t>
                              </w:r>
                            </w:p>
                          </w:txbxContent>
                        </wps:txbx>
                        <wps:bodyPr rot="0" vert="horz" wrap="square" lIns="12700" tIns="12700" rIns="12700" bIns="12700" anchor="t" anchorCtr="0" upright="1">
                          <a:noAutofit/>
                        </wps:bodyPr>
                      </wps:wsp>
                      <wps:wsp>
                        <wps:cNvPr id="29" name="Rectangle 9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rPr>
                                  <w:rFonts w:ascii="Arial" w:hAnsi="Arial" w:cs="Arial"/>
                                  <w:i/>
                                </w:rPr>
                              </w:pPr>
                              <w:r w:rsidRPr="00775326">
                                <w:rPr>
                                  <w:rFonts w:ascii="Arial" w:hAnsi="Arial" w:cs="Arial"/>
                                  <w:i/>
                                  <w:sz w:val="18"/>
                                </w:rPr>
                                <w:t xml:space="preserve"> </w:t>
                              </w:r>
                            </w:p>
                          </w:txbxContent>
                        </wps:txbx>
                        <wps:bodyPr rot="0" vert="horz" wrap="square" lIns="12700" tIns="12700" rIns="12700" bIns="12700" anchor="t" anchorCtr="0" upright="1">
                          <a:noAutofit/>
                        </wps:bodyPr>
                      </wps:wsp>
                    </wpg:grpSp>
                    <wpg:grpSp>
                      <wpg:cNvPr id="30" name="Group 91"/>
                      <wpg:cNvGrpSpPr>
                        <a:grpSpLocks/>
                      </wpg:cNvGrpSpPr>
                      <wpg:grpSpPr bwMode="auto">
                        <a:xfrm>
                          <a:off x="1652" y="8868"/>
                          <a:ext cx="2316" cy="280"/>
                          <a:chOff x="0" y="0"/>
                          <a:chExt cx="19999" cy="20000"/>
                        </a:xfrm>
                      </wpg:grpSpPr>
                      <wps:wsp>
                        <wps:cNvPr id="31" name="Rectangle 9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rPr>
                                  <w:rFonts w:ascii="Arial" w:hAnsi="Arial" w:cs="Arial"/>
                                  <w:i/>
                                  <w:lang w:val="uk-UA"/>
                                </w:rPr>
                              </w:pPr>
                              <w:proofErr w:type="spellStart"/>
                              <w:r>
                                <w:rPr>
                                  <w:rFonts w:ascii="Arial" w:hAnsi="Arial" w:cs="Arial"/>
                                  <w:i/>
                                  <w:sz w:val="18"/>
                                  <w:lang w:val="uk-UA"/>
                                </w:rPr>
                                <w:t>За</w:t>
                              </w:r>
                              <w:r w:rsidRPr="00775326">
                                <w:rPr>
                                  <w:rFonts w:ascii="Arial" w:hAnsi="Arial" w:cs="Arial"/>
                                  <w:i/>
                                  <w:sz w:val="18"/>
                                  <w:lang w:val="uk-UA"/>
                                </w:rPr>
                                <w:t>тв</w:t>
                              </w:r>
                              <w:proofErr w:type="spellEnd"/>
                              <w:r w:rsidRPr="00775326">
                                <w:rPr>
                                  <w:rFonts w:ascii="Arial" w:hAnsi="Arial" w:cs="Arial"/>
                                  <w:i/>
                                  <w:sz w:val="18"/>
                                  <w:lang w:val="uk-UA"/>
                                </w:rPr>
                                <w:t>.</w:t>
                              </w:r>
                            </w:p>
                          </w:txbxContent>
                        </wps:txbx>
                        <wps:bodyPr rot="0" vert="horz" wrap="square" lIns="12700" tIns="12700" rIns="12700" bIns="12700" anchor="t" anchorCtr="0" upright="1">
                          <a:noAutofit/>
                        </wps:bodyPr>
                      </wps:wsp>
                      <wps:wsp>
                        <wps:cNvPr id="32" name="Rectangle 9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DE25EC" w:rsidRDefault="00D52597" w:rsidP="00300D60">
                              <w:pPr>
                                <w:ind w:left="90"/>
                                <w:rPr>
                                  <w:rFonts w:ascii="Arial" w:hAnsi="Arial" w:cs="Arial"/>
                                  <w:i/>
                                  <w:lang w:val="uk-UA"/>
                                </w:rPr>
                              </w:pPr>
                              <w:r>
                                <w:rPr>
                                  <w:rFonts w:ascii="Arial" w:hAnsi="Arial" w:cs="Arial"/>
                                  <w:i/>
                                  <w:sz w:val="18"/>
                                  <w:lang w:val="uk-UA"/>
                                </w:rPr>
                                <w:t>Луцький Г.М</w:t>
                              </w:r>
                            </w:p>
                          </w:txbxContent>
                        </wps:txbx>
                        <wps:bodyPr rot="0" vert="horz" wrap="square" lIns="12700" tIns="12700" rIns="12700" bIns="12700" anchor="t" anchorCtr="0" upright="1">
                          <a:noAutofit/>
                        </wps:bodyPr>
                      </wps:wsp>
                    </wpg:grpSp>
                    <wps:wsp>
                      <wps:cNvPr id="33" name="Line 94"/>
                      <wps:cNvCnPr>
                        <a:cxnSpLocks noChangeShapeType="1"/>
                      </wps:cNvCnPr>
                      <wps:spPr bwMode="auto">
                        <a:xfrm>
                          <a:off x="9018" y="7812"/>
                          <a:ext cx="1" cy="13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Rectangle 95"/>
                      <wps:cNvSpPr>
                        <a:spLocks noChangeArrowheads="1"/>
                      </wps:cNvSpPr>
                      <wps:spPr bwMode="auto">
                        <a:xfrm>
                          <a:off x="5687" y="7869"/>
                          <a:ext cx="3264" cy="12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DE25EC" w:rsidRDefault="00D52597" w:rsidP="00107BBB">
                            <w:pPr>
                              <w:ind w:left="142" w:right="249"/>
                              <w:jc w:val="center"/>
                              <w:rPr>
                                <w:rFonts w:ascii="Arial" w:hAnsi="Arial" w:cs="Arial"/>
                                <w:i/>
                                <w:sz w:val="22"/>
                                <w:szCs w:val="20"/>
                              </w:rPr>
                            </w:pPr>
                            <w:r>
                              <w:rPr>
                                <w:rFonts w:ascii="Arial" w:hAnsi="Arial" w:cs="Arial"/>
                                <w:i/>
                                <w:sz w:val="22"/>
                                <w:szCs w:val="20"/>
                                <w:lang w:val="uk-UA"/>
                              </w:rPr>
                              <w:t>Розробка системи діагностики важкодоступних середовищ</w:t>
                            </w:r>
                          </w:p>
                        </w:txbxContent>
                      </wps:txbx>
                      <wps:bodyPr rot="0" vert="horz" wrap="square" lIns="12700" tIns="12700" rIns="12700" bIns="12700" anchor="t" anchorCtr="0" upright="1">
                        <a:noAutofit/>
                      </wps:bodyPr>
                    </wps:wsp>
                    <wps:wsp>
                      <wps:cNvPr id="35" name="Line 96"/>
                      <wps:cNvCnPr>
                        <a:cxnSpLocks noChangeShapeType="1"/>
                      </wps:cNvCnPr>
                      <wps:spPr bwMode="auto">
                        <a:xfrm>
                          <a:off x="9025" y="80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97"/>
                      <wps:cNvCnPr>
                        <a:cxnSpLocks noChangeShapeType="1"/>
                      </wps:cNvCnPr>
                      <wps:spPr bwMode="auto">
                        <a:xfrm>
                          <a:off x="9024" y="8349"/>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98"/>
                      <wps:cNvCnPr>
                        <a:cxnSpLocks noChangeShapeType="1"/>
                      </wps:cNvCnPr>
                      <wps:spPr bwMode="auto">
                        <a:xfrm>
                          <a:off x="10719" y="7812"/>
                          <a:ext cx="2" cy="53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Rectangle 99"/>
                      <wps:cNvSpPr>
                        <a:spLocks noChangeArrowheads="1"/>
                      </wps:cNvSpPr>
                      <wps:spPr bwMode="auto">
                        <a:xfrm>
                          <a:off x="9063" y="7826"/>
                          <a:ext cx="765"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jc w:val="center"/>
                              <w:rPr>
                                <w:rFonts w:ascii="Arial" w:hAnsi="Arial" w:cs="Arial"/>
                                <w:i/>
                              </w:rPr>
                            </w:pPr>
                            <w:proofErr w:type="spellStart"/>
                            <w:r w:rsidRPr="00775326">
                              <w:rPr>
                                <w:rFonts w:ascii="Arial" w:hAnsi="Arial" w:cs="Arial"/>
                                <w:i/>
                                <w:sz w:val="18"/>
                              </w:rPr>
                              <w:t>Л</w:t>
                            </w:r>
                            <w:r>
                              <w:rPr>
                                <w:rFonts w:ascii="Arial" w:hAnsi="Arial" w:cs="Arial"/>
                                <w:i/>
                                <w:sz w:val="18"/>
                              </w:rPr>
                              <w:t>і</w:t>
                            </w:r>
                            <w:r w:rsidRPr="00775326">
                              <w:rPr>
                                <w:rFonts w:ascii="Arial" w:hAnsi="Arial" w:cs="Arial"/>
                                <w:i/>
                                <w:sz w:val="18"/>
                              </w:rPr>
                              <w:t>т</w:t>
                            </w:r>
                            <w:proofErr w:type="spellEnd"/>
                            <w:r w:rsidRPr="00775326">
                              <w:rPr>
                                <w:rFonts w:ascii="Arial" w:hAnsi="Arial" w:cs="Arial"/>
                                <w:i/>
                                <w:sz w:val="18"/>
                              </w:rPr>
                              <w:t>.</w:t>
                            </w:r>
                          </w:p>
                        </w:txbxContent>
                      </wps:txbx>
                      <wps:bodyPr rot="0" vert="horz" wrap="square" lIns="12700" tIns="12700" rIns="12700" bIns="12700" anchor="t" anchorCtr="0" upright="1">
                        <a:noAutofit/>
                      </wps:bodyPr>
                    </wps:wsp>
                    <wps:wsp>
                      <wps:cNvPr id="39" name="Rectangle 100"/>
                      <wps:cNvSpPr>
                        <a:spLocks noChangeArrowheads="1"/>
                      </wps:cNvSpPr>
                      <wps:spPr bwMode="auto">
                        <a:xfrm>
                          <a:off x="10766" y="7826"/>
                          <a:ext cx="1207"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D33017" w:rsidRDefault="00D52597" w:rsidP="00107BBB">
                            <w:pPr>
                              <w:jc w:val="center"/>
                              <w:rPr>
                                <w:rFonts w:ascii="Arial" w:hAnsi="Arial" w:cs="Arial"/>
                                <w:i/>
                                <w:lang w:val="uk-UA"/>
                              </w:rPr>
                            </w:pPr>
                            <w:r>
                              <w:rPr>
                                <w:rFonts w:ascii="Arial" w:hAnsi="Arial" w:cs="Arial"/>
                                <w:i/>
                                <w:sz w:val="18"/>
                                <w:lang w:val="uk-UA"/>
                              </w:rPr>
                              <w:t>Аркушів</w:t>
                            </w:r>
                          </w:p>
                        </w:txbxContent>
                      </wps:txbx>
                      <wps:bodyPr rot="0" vert="horz" wrap="square" lIns="12700" tIns="12700" rIns="12700" bIns="12700" anchor="t" anchorCtr="0" upright="1">
                        <a:noAutofit/>
                      </wps:bodyPr>
                    </wps:wsp>
                    <wps:wsp>
                      <wps:cNvPr id="40" name="Rectangle 101"/>
                      <wps:cNvSpPr>
                        <a:spLocks noChangeArrowheads="1"/>
                      </wps:cNvSpPr>
                      <wps:spPr bwMode="auto">
                        <a:xfrm>
                          <a:off x="10744" y="8072"/>
                          <a:ext cx="1207" cy="30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jc w:val="center"/>
                              <w:rPr>
                                <w:rFonts w:ascii="Arial" w:hAnsi="Arial" w:cs="Arial"/>
                                <w:i/>
                                <w:sz w:val="20"/>
                                <w:lang w:val="uk-UA"/>
                              </w:rPr>
                            </w:pPr>
                            <w:r>
                              <w:rPr>
                                <w:rFonts w:ascii="Arial" w:hAnsi="Arial" w:cs="Arial"/>
                                <w:i/>
                                <w:sz w:val="20"/>
                                <w:lang w:val="uk-UA"/>
                              </w:rPr>
                              <w:t>66</w:t>
                            </w:r>
                          </w:p>
                        </w:txbxContent>
                      </wps:txbx>
                      <wps:bodyPr rot="0" vert="horz" wrap="square" lIns="12700" tIns="12700" rIns="12700" bIns="12700" anchor="t" anchorCtr="0" upright="1">
                        <a:noAutofit/>
                      </wps:bodyPr>
                    </wps:wsp>
                    <wps:wsp>
                      <wps:cNvPr id="41" name="Line 102"/>
                      <wps:cNvCnPr>
                        <a:cxnSpLocks noChangeShapeType="1"/>
                      </wps:cNvCnPr>
                      <wps:spPr bwMode="auto">
                        <a:xfrm>
                          <a:off x="9302" y="8084"/>
                          <a:ext cx="1" cy="2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103"/>
                      <wps:cNvCnPr>
                        <a:cxnSpLocks noChangeShapeType="1"/>
                      </wps:cNvCnPr>
                      <wps:spPr bwMode="auto">
                        <a:xfrm>
                          <a:off x="9585" y="8085"/>
                          <a:ext cx="1" cy="2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104"/>
                      <wps:cNvSpPr>
                        <a:spLocks noChangeArrowheads="1"/>
                      </wps:cNvSpPr>
                      <wps:spPr bwMode="auto">
                        <a:xfrm>
                          <a:off x="9063" y="8514"/>
                          <a:ext cx="2910" cy="69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Default="00D52597" w:rsidP="00107BBB">
                            <w:pPr>
                              <w:jc w:val="center"/>
                              <w:rPr>
                                <w:rFonts w:ascii="Arial" w:hAnsi="Arial" w:cs="Arial"/>
                                <w:i/>
                              </w:rPr>
                            </w:pPr>
                            <w:r w:rsidRPr="00775326">
                              <w:rPr>
                                <w:rFonts w:ascii="Arial" w:hAnsi="Arial" w:cs="Arial"/>
                                <w:i/>
                              </w:rPr>
                              <w:t>НТУУ “КП</w:t>
                            </w:r>
                            <w:r>
                              <w:rPr>
                                <w:rFonts w:ascii="Arial" w:hAnsi="Arial" w:cs="Arial"/>
                                <w:i/>
                              </w:rPr>
                              <w:t>І</w:t>
                            </w:r>
                            <w:r w:rsidRPr="00775326">
                              <w:rPr>
                                <w:rFonts w:ascii="Arial" w:hAnsi="Arial" w:cs="Arial"/>
                                <w:i/>
                              </w:rPr>
                              <w:t>” Ф</w:t>
                            </w:r>
                            <w:r>
                              <w:rPr>
                                <w:rFonts w:ascii="Arial" w:hAnsi="Arial" w:cs="Arial"/>
                                <w:i/>
                                <w:lang w:val="uk-UA"/>
                              </w:rPr>
                              <w:t>ІО</w:t>
                            </w:r>
                            <w:r w:rsidRPr="00775326">
                              <w:rPr>
                                <w:rFonts w:ascii="Arial" w:hAnsi="Arial" w:cs="Arial"/>
                                <w:i/>
                              </w:rPr>
                              <w:t>Т</w:t>
                            </w:r>
                          </w:p>
                          <w:p w:rsidR="00D52597" w:rsidRPr="00880F18" w:rsidRDefault="00D52597" w:rsidP="00107BBB">
                            <w:pPr>
                              <w:jc w:val="center"/>
                              <w:rPr>
                                <w:rFonts w:ascii="Arial" w:hAnsi="Arial" w:cs="Arial"/>
                                <w:i/>
                                <w:lang w:val="uk-UA"/>
                              </w:rPr>
                            </w:pPr>
                            <w:r>
                              <w:rPr>
                                <w:rFonts w:ascii="Arial" w:hAnsi="Arial" w:cs="Arial"/>
                                <w:i/>
                              </w:rPr>
                              <w:t>ІП-22</w:t>
                            </w:r>
                          </w:p>
                        </w:txbxContent>
                      </wps:txbx>
                      <wps:bodyPr rot="0" vert="horz" wrap="square" lIns="12700" tIns="12700" rIns="12700" bIns="12700" anchor="t" anchorCtr="0" upright="1">
                        <a:noAutofit/>
                      </wps:bodyPr>
                    </wps:wsp>
                    <wps:wsp>
                      <wps:cNvPr id="44" name="Rectangle 105"/>
                      <wps:cNvSpPr>
                        <a:spLocks noChangeArrowheads="1"/>
                      </wps:cNvSpPr>
                      <wps:spPr bwMode="auto">
                        <a:xfrm>
                          <a:off x="1667" y="8107"/>
                          <a:ext cx="1176"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rPr>
                                <w:rFonts w:ascii="Arial" w:hAnsi="Arial" w:cs="Arial"/>
                                <w:i/>
                                <w:sz w:val="16"/>
                                <w:szCs w:val="16"/>
                                <w:lang w:val="uk-UA"/>
                              </w:rPr>
                            </w:pPr>
                            <w:r>
                              <w:rPr>
                                <w:rFonts w:ascii="Arial" w:hAnsi="Arial" w:cs="Arial"/>
                                <w:i/>
                                <w:sz w:val="16"/>
                                <w:szCs w:val="16"/>
                                <w:lang w:val="uk-UA"/>
                              </w:rPr>
                              <w:t>Керівник</w:t>
                            </w:r>
                          </w:p>
                        </w:txbxContent>
                      </wps:txbx>
                      <wps:bodyPr rot="0" vert="horz" wrap="square" lIns="12700" tIns="12700" rIns="12700" bIns="12700" anchor="t" anchorCtr="0" upright="1">
                        <a:noAutofit/>
                      </wps:bodyPr>
                    </wps:wsp>
                    <wps:wsp>
                      <wps:cNvPr id="45" name="Rectangle 106"/>
                      <wps:cNvSpPr>
                        <a:spLocks noChangeArrowheads="1"/>
                      </wps:cNvSpPr>
                      <wps:spPr bwMode="auto">
                        <a:xfrm>
                          <a:off x="2823" y="8100"/>
                          <a:ext cx="1409"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300D60">
                            <w:pPr>
                              <w:ind w:right="-72"/>
                              <w:rPr>
                                <w:rFonts w:ascii="Arial" w:hAnsi="Arial" w:cs="Arial"/>
                                <w:i/>
                                <w:sz w:val="18"/>
                                <w:szCs w:val="18"/>
                                <w:lang w:val="uk-UA"/>
                              </w:rPr>
                            </w:pPr>
                            <w:proofErr w:type="spellStart"/>
                            <w:r>
                              <w:rPr>
                                <w:rFonts w:ascii="Arial" w:hAnsi="Arial" w:cs="Arial"/>
                                <w:i/>
                                <w:sz w:val="18"/>
                                <w:szCs w:val="18"/>
                                <w:lang w:val="uk-UA"/>
                              </w:rPr>
                              <w:t>Виногрдов</w:t>
                            </w:r>
                            <w:proofErr w:type="spellEnd"/>
                            <w:r>
                              <w:rPr>
                                <w:rFonts w:ascii="Arial" w:hAnsi="Arial" w:cs="Arial"/>
                                <w:i/>
                                <w:sz w:val="18"/>
                                <w:szCs w:val="18"/>
                                <w:lang w:val="uk-UA"/>
                              </w:rPr>
                              <w:t xml:space="preserve"> Ю.М.</w:t>
                            </w:r>
                          </w:p>
                        </w:txbxContent>
                      </wps:txbx>
                      <wps:bodyPr rot="0" vert="horz" wrap="square" lIns="12700" tIns="12700" rIns="12700" bIns="12700" anchor="t" anchorCtr="0" upright="1">
                        <a:noAutofit/>
                      </wps:bodyPr>
                    </wps:wsp>
                    <wps:wsp>
                      <wps:cNvPr id="46" name="Rectangle 107"/>
                      <wps:cNvSpPr>
                        <a:spLocks noChangeArrowheads="1"/>
                      </wps:cNvSpPr>
                      <wps:spPr bwMode="auto">
                        <a:xfrm>
                          <a:off x="1667" y="8636"/>
                          <a:ext cx="1103"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rPr>
                                <w:rFonts w:ascii="Arial" w:hAnsi="Arial" w:cs="Arial"/>
                                <w:i/>
                              </w:rPr>
                            </w:pPr>
                            <w:r w:rsidRPr="00775326">
                              <w:rPr>
                                <w:rFonts w:ascii="Arial" w:hAnsi="Arial" w:cs="Arial"/>
                                <w:i/>
                                <w:sz w:val="18"/>
                              </w:rPr>
                              <w:t>Н. Контр.</w:t>
                            </w:r>
                          </w:p>
                        </w:txbxContent>
                      </wps:txbx>
                      <wps:bodyPr rot="0" vert="horz" wrap="square" lIns="12700" tIns="12700" rIns="12700" bIns="12700" anchor="t" anchorCtr="0" upright="1">
                        <a:noAutofit/>
                      </wps:bodyPr>
                    </wps:wsp>
                    <wps:wsp>
                      <wps:cNvPr id="47" name="Rectangle 108"/>
                      <wps:cNvSpPr>
                        <a:spLocks noChangeArrowheads="1"/>
                      </wps:cNvSpPr>
                      <wps:spPr bwMode="auto">
                        <a:xfrm>
                          <a:off x="2751" y="8636"/>
                          <a:ext cx="1623" cy="26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52597" w:rsidRPr="00775326" w:rsidRDefault="00D52597" w:rsidP="00107BBB">
                            <w:pPr>
                              <w:rPr>
                                <w:rFonts w:ascii="Arial" w:hAnsi="Arial" w:cs="Arial"/>
                                <w:i/>
                                <w:lang w:val="uk-UA"/>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07515A" id="Group 62" o:spid="_x0000_s1034" style="position:absolute;left:0;text-align:left;margin-left:-29.35pt;margin-top:-77.3pt;width:518.3pt;height:110.6pt;z-index:251667968" coordorigin="1652,7001" coordsize="10366,2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">
              <v:line id="Line 63" o:spid="_x0000_s1035" style="position:absolute;visibility:visible;mso-wrap-style:square" from="2162,7001" to="2163,7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64" o:spid="_x0000_s1036" style="position:absolute;visibility:visible;mso-wrap-style:square" from="1652,7010" to="12011,7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65" o:spid="_x0000_s1037" style="position:absolute;visibility:visible;mso-wrap-style:square" from="2781,7008" to="2782,9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6" o:spid="_x0000_s1038" style="position:absolute;visibility:visible;mso-wrap-style:square" from="4199,7008" to="4200,9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7" o:spid="_x0000_s1039" style="position:absolute;visibility:visible;mso-wrap-style:square" from="5049,7008" to="5050,9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8" o:spid="_x0000_s1040" style="position:absolute;visibility:visible;mso-wrap-style:square" from="5616,7001" to="5617,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69" o:spid="_x0000_s1041" style="position:absolute;visibility:visible;mso-wrap-style:square" from="9869,7812" to="9871,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70" o:spid="_x0000_s1042" style="position:absolute;visibility:visible;mso-wrap-style:square" from="1652,8620" to="5606,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71" o:spid="_x0000_s1043" style="position:absolute;visibility:visible;mso-wrap-style:square" from="1652,8891" to="5606,8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rect id="Rectangle 72" o:spid="_x0000_s1044" style="position:absolute;left:1675;top:7561;width:458;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7j74A&#10;AADbAAAADwAAAGRycy9kb3ducmV2LnhtbERPTYvCMBC9L/gfwgh7W1NlEa2mpQiCV+sueByasa02&#10;k5pErf/eCAt7m8f7nHU+mE7cyfnWsoLpJAFBXFndcq3g57D9WoDwAVljZ5kUPMlDno0+1phq++A9&#10;3ctQixjCPkUFTQh9KqWvGjLoJ7YnjtzJOoMhQldL7fARw00nZ0kylwZbjg0N9rRpqLqUN6OgKM7D&#10;77Vc4tbLReLm+lvXxVGpz/FQrEAEGsK/+M+903H+FN6/xANk9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wlu4++AAAA2wAAAA8AAAAAAAAAAAAAAAAAmAIAAGRycy9kb3ducmV2&#10;LnhtbFBLBQYAAAAABAAEAPUAAACDAwAAAAA=&#10;" filled="f" stroked="f" strokeweight=".25pt">
                <v:textbox inset="1pt,1pt,1pt,1pt">
                  <w:txbxContent>
                    <w:p w:rsidR="00D52597" w:rsidRPr="00775326" w:rsidRDefault="00D52597" w:rsidP="00107BBB">
                      <w:pPr>
                        <w:jc w:val="center"/>
                        <w:rPr>
                          <w:rFonts w:ascii="Arial" w:hAnsi="Arial" w:cs="Arial"/>
                          <w:i/>
                        </w:rPr>
                      </w:pPr>
                      <w:proofErr w:type="spellStart"/>
                      <w:r>
                        <w:rPr>
                          <w:rFonts w:ascii="Arial" w:hAnsi="Arial" w:cs="Arial"/>
                          <w:i/>
                          <w:sz w:val="18"/>
                          <w:lang w:val="uk-UA"/>
                        </w:rPr>
                        <w:t>З</w:t>
                      </w:r>
                      <w:r w:rsidRPr="00775326">
                        <w:rPr>
                          <w:rFonts w:ascii="Arial" w:hAnsi="Arial" w:cs="Arial"/>
                          <w:i/>
                          <w:sz w:val="18"/>
                          <w:lang w:val="uk-UA"/>
                        </w:rPr>
                        <w:t>м</w:t>
                      </w:r>
                      <w:proofErr w:type="spellEnd"/>
                      <w:r w:rsidRPr="00775326">
                        <w:rPr>
                          <w:rFonts w:ascii="Arial" w:hAnsi="Arial" w:cs="Arial"/>
                          <w:i/>
                          <w:sz w:val="18"/>
                        </w:rPr>
                        <w:t>.</w:t>
                      </w:r>
                    </w:p>
                  </w:txbxContent>
                </v:textbox>
              </v:rect>
              <v:rect id="Rectangle 73" o:spid="_x0000_s1045" style="position:absolute;left:2192;top:7561;width:571;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cl+L0A&#10;AADbAAAADwAAAGRycy9kb3ducmV2LnhtbERPTYvCMBC9C/6HMII3TRURtxqlCIJXuwp7HJqxrTaT&#10;mkSt/94sCN7m8T5ntelMIx7kfG1ZwWScgCAurK65VHD83Y0WIHxA1thYJgUv8rBZ93srTLV98oEe&#10;eShFDGGfooIqhDaV0hcVGfRj2xJH7mydwRChK6V2+IzhppHTJJlLgzXHhgpb2lZUXPO7UZBll+50&#10;y39w5+UicXM902X2p9Rw0GVLEIG68BV/3Hsd50/h/5d4gF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Pcl+L0AAADbAAAADwAAAAAAAAAAAAAAAACYAgAAZHJzL2Rvd25yZXYu&#10;eG1sUEsFBgAAAAAEAAQA9QAAAIIDAAAAAA==&#10;" filled="f" stroked="f" strokeweight=".25pt">
                <v:textbox inset="1pt,1pt,1pt,1pt">
                  <w:txbxContent>
                    <w:p w:rsidR="00D52597" w:rsidRPr="00D33017" w:rsidRDefault="00D52597" w:rsidP="00107BBB">
                      <w:pPr>
                        <w:jc w:val="center"/>
                        <w:rPr>
                          <w:rFonts w:ascii="Arial" w:hAnsi="Arial" w:cs="Arial"/>
                          <w:i/>
                          <w:lang w:val="uk-UA"/>
                        </w:rPr>
                      </w:pPr>
                      <w:proofErr w:type="spellStart"/>
                      <w:r>
                        <w:rPr>
                          <w:rFonts w:ascii="Arial" w:hAnsi="Arial" w:cs="Arial"/>
                          <w:i/>
                          <w:sz w:val="18"/>
                          <w:lang w:val="uk-UA"/>
                        </w:rPr>
                        <w:t>Арк</w:t>
                      </w:r>
                      <w:proofErr w:type="spellEnd"/>
                      <w:r>
                        <w:rPr>
                          <w:rFonts w:ascii="Arial" w:hAnsi="Arial" w:cs="Arial"/>
                          <w:i/>
                          <w:sz w:val="18"/>
                          <w:lang w:val="uk-UA"/>
                        </w:rPr>
                        <w:t>.</w:t>
                      </w:r>
                    </w:p>
                  </w:txbxContent>
                </v:textbox>
              </v:rect>
              <v:rect id="Rectangle 74" o:spid="_x0000_s1046" style="position:absolute;left:2823;top:7561;width:1335;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rsidR="00D52597" w:rsidRPr="00775326" w:rsidRDefault="00D52597" w:rsidP="00107BBB">
                      <w:pPr>
                        <w:jc w:val="center"/>
                        <w:rPr>
                          <w:rFonts w:ascii="Arial" w:hAnsi="Arial" w:cs="Arial"/>
                          <w:i/>
                        </w:rPr>
                      </w:pPr>
                      <w:r w:rsidRPr="00775326">
                        <w:rPr>
                          <w:rFonts w:ascii="Arial" w:hAnsi="Arial" w:cs="Arial"/>
                          <w:i/>
                          <w:sz w:val="18"/>
                        </w:rPr>
                        <w:t>№ докум.</w:t>
                      </w:r>
                    </w:p>
                  </w:txbxContent>
                </v:textbox>
              </v:rect>
              <v:rect id="Rectangle 75" o:spid="_x0000_s1047" style="position:absolute;left:4232;top:7561;width:79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rsidR="00D52597" w:rsidRPr="00775326" w:rsidRDefault="00D52597" w:rsidP="00107BBB">
                      <w:pPr>
                        <w:jc w:val="center"/>
                        <w:rPr>
                          <w:rFonts w:ascii="Arial" w:hAnsi="Arial" w:cs="Arial"/>
                          <w:i/>
                          <w:lang w:val="uk-UA"/>
                        </w:rPr>
                      </w:pPr>
                      <w:r w:rsidRPr="00775326">
                        <w:rPr>
                          <w:rFonts w:ascii="Arial" w:hAnsi="Arial" w:cs="Arial"/>
                          <w:i/>
                          <w:sz w:val="18"/>
                          <w:lang w:val="uk-UA"/>
                        </w:rPr>
                        <w:t>П</w:t>
                      </w:r>
                      <w:r>
                        <w:rPr>
                          <w:rFonts w:ascii="Arial" w:hAnsi="Arial" w:cs="Arial"/>
                          <w:i/>
                          <w:sz w:val="18"/>
                          <w:lang w:val="uk-UA"/>
                        </w:rPr>
                        <w:t>ідпис</w:t>
                      </w:r>
                    </w:p>
                  </w:txbxContent>
                </v:textbox>
              </v:rect>
              <v:rect id="Rectangle 76" o:spid="_x0000_s1048" style="position:absolute;left:5073;top:7561;width:519;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rsidR="00D52597" w:rsidRPr="00775326" w:rsidRDefault="00D52597" w:rsidP="00107BBB">
                      <w:pPr>
                        <w:jc w:val="center"/>
                        <w:rPr>
                          <w:rFonts w:ascii="Arial" w:hAnsi="Arial" w:cs="Arial"/>
                          <w:i/>
                        </w:rPr>
                      </w:pPr>
                      <w:r w:rsidRPr="00775326">
                        <w:rPr>
                          <w:rFonts w:ascii="Arial" w:hAnsi="Arial" w:cs="Arial"/>
                          <w:i/>
                          <w:sz w:val="18"/>
                        </w:rPr>
                        <w:t>Дата</w:t>
                      </w:r>
                    </w:p>
                  </w:txbxContent>
                </v:textbox>
              </v:rect>
              <v:rect id="Rectangle 77" o:spid="_x0000_s1049" style="position:absolute;left:9911;top:7826;width:765;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rsidR="00D52597" w:rsidRPr="00D33017" w:rsidRDefault="00D52597" w:rsidP="00107BBB">
                      <w:pPr>
                        <w:jc w:val="center"/>
                        <w:rPr>
                          <w:rFonts w:ascii="Arial" w:hAnsi="Arial" w:cs="Arial"/>
                          <w:i/>
                          <w:lang w:val="uk-UA"/>
                        </w:rPr>
                      </w:pPr>
                      <w:r>
                        <w:rPr>
                          <w:rFonts w:ascii="Arial" w:hAnsi="Arial" w:cs="Arial"/>
                          <w:i/>
                          <w:sz w:val="18"/>
                          <w:lang w:val="uk-UA"/>
                        </w:rPr>
                        <w:t>Аркуш</w:t>
                      </w:r>
                    </w:p>
                  </w:txbxContent>
                </v:textbox>
              </v:rect>
              <v:rect id="Rectangle 78" o:spid="_x0000_s1050" style="position:absolute;left:9911;top:8107;width:765;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rsidR="00D52597" w:rsidRPr="00775326" w:rsidRDefault="00D52597" w:rsidP="00107BBB">
                      <w:pPr>
                        <w:jc w:val="center"/>
                        <w:rPr>
                          <w:rFonts w:ascii="Arial" w:hAnsi="Arial" w:cs="Arial"/>
                          <w:i/>
                          <w:sz w:val="20"/>
                        </w:rPr>
                      </w:pPr>
                      <w:r w:rsidRPr="00775326">
                        <w:rPr>
                          <w:rFonts w:ascii="Arial" w:hAnsi="Arial" w:cs="Arial"/>
                          <w:i/>
                          <w:sz w:val="20"/>
                        </w:rPr>
                        <w:t>1</w:t>
                      </w:r>
                    </w:p>
                  </w:txbxContent>
                </v:textbox>
              </v:rect>
              <v:rect id="Rectangle 79" o:spid="_x0000_s1051" style="position:absolute;left:5673;top:7145;width:630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zw18MA&#10;AADbAAAADwAAAGRycy9kb3ducmV2LnhtbESPQWvCQBCF7wX/wzKCl6IbhZYSXUUEQduTpge9Ddkx&#10;CWZn4+6q6b/vHAq9zfDevPfNYtW7Vj0oxMazgekkA0VcettwZeC72I4/QMWEbLH1TAZ+KMJqOXhZ&#10;YG79kw/0OKZKSQjHHA3UKXW51rGsyWGc+I5YtIsPDpOsodI24FPCXatnWfauHTYsDTV2tKmpvB7v&#10;zsD587S3l1Dsb6/FFx82dH9DT8aMhv16DipRn/7Nf9c7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zw18MAAADbAAAADwAAAAAAAAAAAAAAAACYAgAAZHJzL2Rv&#10;d25yZXYueG1sUEsFBgAAAAAEAAQA9QAAAIgDAAAAAA==&#10;" filled="f" stroked="f" strokeweight=".25pt">
                <v:textbox inset="1pt,1pt,1pt,0">
                  <w:txbxContent>
                    <w:p w:rsidR="00D52597" w:rsidRPr="00880F18" w:rsidRDefault="00D52597" w:rsidP="00107BBB">
                      <w:pPr>
                        <w:jc w:val="center"/>
                        <w:rPr>
                          <w:i/>
                          <w:sz w:val="36"/>
                          <w:szCs w:val="36"/>
                        </w:rPr>
                      </w:pPr>
                      <w:r>
                        <w:rPr>
                          <w:rFonts w:ascii="Arial" w:hAnsi="Arial" w:cs="Arial"/>
                          <w:i/>
                          <w:sz w:val="36"/>
                          <w:szCs w:val="36"/>
                          <w:lang w:val="uk-UA"/>
                        </w:rPr>
                        <w:t>І</w:t>
                      </w:r>
                      <w:r w:rsidRPr="00880F18">
                        <w:rPr>
                          <w:rFonts w:ascii="Arial" w:hAnsi="Arial" w:cs="Arial"/>
                          <w:i/>
                          <w:sz w:val="36"/>
                          <w:szCs w:val="36"/>
                        </w:rPr>
                        <w:t>АЛЦ.46</w:t>
                      </w:r>
                      <w:r w:rsidRPr="00880F18">
                        <w:rPr>
                          <w:rFonts w:ascii="Arial" w:hAnsi="Arial" w:cs="Arial"/>
                          <w:i/>
                          <w:sz w:val="36"/>
                          <w:szCs w:val="36"/>
                          <w:lang w:val="en-US"/>
                        </w:rPr>
                        <w:t>7</w:t>
                      </w:r>
                      <w:r>
                        <w:rPr>
                          <w:rFonts w:ascii="Arial" w:hAnsi="Arial" w:cs="Arial"/>
                          <w:i/>
                          <w:sz w:val="36"/>
                          <w:szCs w:val="36"/>
                          <w:lang w:val="uk-UA"/>
                        </w:rPr>
                        <w:t>2</w:t>
                      </w:r>
                      <w:r>
                        <w:rPr>
                          <w:rFonts w:ascii="Arial" w:hAnsi="Arial" w:cs="Arial"/>
                          <w:i/>
                          <w:sz w:val="36"/>
                          <w:szCs w:val="36"/>
                        </w:rPr>
                        <w:t>00</w:t>
                      </w:r>
                      <w:r w:rsidRPr="00880F18">
                        <w:rPr>
                          <w:rFonts w:ascii="Arial" w:hAnsi="Arial" w:cs="Arial"/>
                          <w:i/>
                          <w:sz w:val="36"/>
                          <w:szCs w:val="36"/>
                        </w:rPr>
                        <w:t>.004.ПЗ</w:t>
                      </w:r>
                    </w:p>
                    <w:p w:rsidR="00D52597" w:rsidRPr="00880F18" w:rsidRDefault="00D52597" w:rsidP="00107BBB">
                      <w:pPr>
                        <w:rPr>
                          <w:szCs w:val="36"/>
                        </w:rPr>
                      </w:pPr>
                    </w:p>
                  </w:txbxContent>
                </v:textbox>
              </v:rect>
              <v:line id="Line 80" o:spid="_x0000_s1052" style="position:absolute;visibility:visible;mso-wrap-style:square" from="1653,7807" to="12012,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81" o:spid="_x0000_s1053" style="position:absolute;visibility:visible;mso-wrap-style:square" from="1660,7537" to="5614,7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82" o:spid="_x0000_s1054" style="position:absolute;visibility:visible;mso-wrap-style:square" from="1652,7264" to="5606,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JbsQAAADbAAAADwAAAGRycy9kb3ducmV2LnhtbESPwW7CMBBE70j8g7WVuIETDoimcVBV&#10;QCriUJX2A5Z4G6fE68h2Ie3X10hIHEcz80ZTrgbbiTP50DpWkM8yEMS10y03Cj4/ttMliBCRNXaO&#10;ScEvBVhV41GJhXYXfqfzITYiQTgUqMDE2BdShtqQxTBzPXHyvpy3GJP0jdQeLwluOznPsoW02HJa&#10;MNjTi6H6dPixCnb+uD/lf42RR975Tfe2fgz2W6nJw/D8BCLSEO/hW/tVK5jn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oluxAAAANsAAAAPAAAAAAAAAAAA&#10;AAAAAKECAABkcnMvZG93bnJldi54bWxQSwUGAAAAAAQABAD5AAAAkgMAAAAA&#10;" strokeweight="1pt"/>
              <v:line id="Line 83" o:spid="_x0000_s1055" style="position:absolute;visibility:visible;mso-wrap-style:square" from="1652,8349" to="5606,8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84" o:spid="_x0000_s1056" style="position:absolute;visibility:visible;mso-wrap-style:square" from="1652,8076" to="5606,80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group id="Group 85" o:spid="_x0000_s1057" style="position:absolute;left:1667;top:7833;width:2491;height:23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86"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inset="1pt,1pt,1pt,1pt">
                    <w:txbxContent>
                      <w:p w:rsidR="00D52597" w:rsidRPr="00775326" w:rsidRDefault="00D52597" w:rsidP="00107BBB">
                        <w:pPr>
                          <w:rPr>
                            <w:rFonts w:ascii="Arial" w:hAnsi="Arial" w:cs="Arial"/>
                            <w:i/>
                            <w:sz w:val="16"/>
                            <w:szCs w:val="16"/>
                            <w:lang w:val="uk-UA"/>
                          </w:rPr>
                        </w:pPr>
                        <w:proofErr w:type="spellStart"/>
                        <w:r>
                          <w:rPr>
                            <w:rFonts w:ascii="Arial" w:hAnsi="Arial" w:cs="Arial"/>
                            <w:i/>
                            <w:sz w:val="16"/>
                            <w:szCs w:val="16"/>
                            <w:lang w:val="uk-UA"/>
                          </w:rPr>
                          <w:t>Разробив</w:t>
                        </w:r>
                        <w:proofErr w:type="spellEnd"/>
                      </w:p>
                    </w:txbxContent>
                  </v:textbox>
                </v:rect>
                <v:rect id="Rectangle 87"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D52597" w:rsidRPr="00300D60" w:rsidRDefault="00D52597" w:rsidP="00107BBB">
                        <w:pPr>
                          <w:rPr>
                            <w:rFonts w:ascii="Arial" w:hAnsi="Arial" w:cs="Arial"/>
                            <w:i/>
                            <w:sz w:val="18"/>
                            <w:szCs w:val="18"/>
                            <w:lang w:val="uk-UA"/>
                          </w:rPr>
                        </w:pPr>
                        <w:r>
                          <w:rPr>
                            <w:rFonts w:ascii="Arial" w:hAnsi="Arial" w:cs="Arial"/>
                            <w:i/>
                            <w:sz w:val="18"/>
                            <w:szCs w:val="18"/>
                            <w:lang w:val="uk-UA"/>
                          </w:rPr>
                          <w:t>Борисов О.В.</w:t>
                        </w:r>
                      </w:p>
                    </w:txbxContent>
                  </v:textbox>
                </v:rect>
              </v:group>
              <v:group id="Group 88" o:spid="_x0000_s1060" style="position:absolute;left:1667;top:8372;width:2491;height:23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89"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D52597" w:rsidRPr="00775326" w:rsidRDefault="00D52597" w:rsidP="00107BBB">
                        <w:pPr>
                          <w:rPr>
                            <w:rFonts w:ascii="Arial" w:hAnsi="Arial" w:cs="Arial"/>
                            <w:i/>
                          </w:rPr>
                        </w:pPr>
                        <w:proofErr w:type="spellStart"/>
                        <w:r w:rsidRPr="00775326">
                          <w:rPr>
                            <w:rFonts w:ascii="Arial" w:hAnsi="Arial" w:cs="Arial"/>
                            <w:i/>
                            <w:sz w:val="18"/>
                          </w:rPr>
                          <w:t>Реценз</w:t>
                        </w:r>
                        <w:proofErr w:type="spellEnd"/>
                        <w:r w:rsidRPr="00775326">
                          <w:rPr>
                            <w:rFonts w:ascii="Arial" w:hAnsi="Arial" w:cs="Arial"/>
                            <w:i/>
                            <w:sz w:val="18"/>
                          </w:rPr>
                          <w:t>.</w:t>
                        </w:r>
                      </w:p>
                    </w:txbxContent>
                  </v:textbox>
                </v:rect>
                <v:rect id="Rectangle 90"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D52597" w:rsidRPr="00775326" w:rsidRDefault="00D52597" w:rsidP="00107BBB">
                        <w:pPr>
                          <w:rPr>
                            <w:rFonts w:ascii="Arial" w:hAnsi="Arial" w:cs="Arial"/>
                            <w:i/>
                          </w:rPr>
                        </w:pPr>
                        <w:r w:rsidRPr="00775326">
                          <w:rPr>
                            <w:rFonts w:ascii="Arial" w:hAnsi="Arial" w:cs="Arial"/>
                            <w:i/>
                            <w:sz w:val="18"/>
                          </w:rPr>
                          <w:t xml:space="preserve"> </w:t>
                        </w:r>
                      </w:p>
                    </w:txbxContent>
                  </v:textbox>
                </v:rect>
              </v:group>
              <v:group id="Group 91" o:spid="_x0000_s1063" style="position:absolute;left:1652;top:8868;width:2316;height:28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92" o:spid="_x0000_s106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D52597" w:rsidRPr="00775326" w:rsidRDefault="00D52597" w:rsidP="00107BBB">
                        <w:pPr>
                          <w:rPr>
                            <w:rFonts w:ascii="Arial" w:hAnsi="Arial" w:cs="Arial"/>
                            <w:i/>
                            <w:lang w:val="uk-UA"/>
                          </w:rPr>
                        </w:pPr>
                        <w:proofErr w:type="spellStart"/>
                        <w:r>
                          <w:rPr>
                            <w:rFonts w:ascii="Arial" w:hAnsi="Arial" w:cs="Arial"/>
                            <w:i/>
                            <w:sz w:val="18"/>
                            <w:lang w:val="uk-UA"/>
                          </w:rPr>
                          <w:t>За</w:t>
                        </w:r>
                        <w:r w:rsidRPr="00775326">
                          <w:rPr>
                            <w:rFonts w:ascii="Arial" w:hAnsi="Arial" w:cs="Arial"/>
                            <w:i/>
                            <w:sz w:val="18"/>
                            <w:lang w:val="uk-UA"/>
                          </w:rPr>
                          <w:t>тв</w:t>
                        </w:r>
                        <w:proofErr w:type="spellEnd"/>
                        <w:r w:rsidRPr="00775326">
                          <w:rPr>
                            <w:rFonts w:ascii="Arial" w:hAnsi="Arial" w:cs="Arial"/>
                            <w:i/>
                            <w:sz w:val="18"/>
                            <w:lang w:val="uk-UA"/>
                          </w:rPr>
                          <w:t>.</w:t>
                        </w:r>
                      </w:p>
                    </w:txbxContent>
                  </v:textbox>
                </v:rect>
                <v:rect id="Rectangle 93" o:spid="_x0000_s106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D52597" w:rsidRPr="00DE25EC" w:rsidRDefault="00D52597" w:rsidP="00300D60">
                        <w:pPr>
                          <w:ind w:left="90"/>
                          <w:rPr>
                            <w:rFonts w:ascii="Arial" w:hAnsi="Arial" w:cs="Arial"/>
                            <w:i/>
                            <w:lang w:val="uk-UA"/>
                          </w:rPr>
                        </w:pPr>
                        <w:r>
                          <w:rPr>
                            <w:rFonts w:ascii="Arial" w:hAnsi="Arial" w:cs="Arial"/>
                            <w:i/>
                            <w:sz w:val="18"/>
                            <w:lang w:val="uk-UA"/>
                          </w:rPr>
                          <w:t>Луцький Г.М</w:t>
                        </w:r>
                      </w:p>
                    </w:txbxContent>
                  </v:textbox>
                </v:rect>
              </v:group>
              <v:line id="Line 94" o:spid="_x0000_s1066" style="position:absolute;visibility:visible;mso-wrap-style:square" from="9018,7812" to="9019,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rect id="Rectangle 95" o:spid="_x0000_s1067" style="position:absolute;left:5687;top:7869;width:3264;height:1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rsidR="00D52597" w:rsidRPr="00DE25EC" w:rsidRDefault="00D52597" w:rsidP="00107BBB">
                      <w:pPr>
                        <w:ind w:left="142" w:right="249"/>
                        <w:jc w:val="center"/>
                        <w:rPr>
                          <w:rFonts w:ascii="Arial" w:hAnsi="Arial" w:cs="Arial"/>
                          <w:i/>
                          <w:sz w:val="22"/>
                          <w:szCs w:val="20"/>
                        </w:rPr>
                      </w:pPr>
                      <w:r>
                        <w:rPr>
                          <w:rFonts w:ascii="Arial" w:hAnsi="Arial" w:cs="Arial"/>
                          <w:i/>
                          <w:sz w:val="22"/>
                          <w:szCs w:val="20"/>
                          <w:lang w:val="uk-UA"/>
                        </w:rPr>
                        <w:t>Розробка системи діагностики важкодоступних середовищ</w:t>
                      </w:r>
                    </w:p>
                  </w:txbxContent>
                </v:textbox>
              </v:rect>
              <v:line id="Line 96" o:spid="_x0000_s1068" style="position:absolute;visibility:visible;mso-wrap-style:square" from="9025,8079" to="12018,8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97" o:spid="_x0000_s1069" style="position:absolute;visibility:visible;mso-wrap-style:square" from="9024,8349" to="12017,8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98" o:spid="_x0000_s1070" style="position:absolute;visibility:visible;mso-wrap-style:square" from="10719,7812" to="10721,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2pt"/>
              <v:rect id="Rectangle 99" o:spid="_x0000_s1071" style="position:absolute;left:9063;top:7826;width:765;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D52597" w:rsidRPr="00775326" w:rsidRDefault="00D52597" w:rsidP="00107BBB">
                      <w:pPr>
                        <w:jc w:val="center"/>
                        <w:rPr>
                          <w:rFonts w:ascii="Arial" w:hAnsi="Arial" w:cs="Arial"/>
                          <w:i/>
                        </w:rPr>
                      </w:pPr>
                      <w:proofErr w:type="spellStart"/>
                      <w:r w:rsidRPr="00775326">
                        <w:rPr>
                          <w:rFonts w:ascii="Arial" w:hAnsi="Arial" w:cs="Arial"/>
                          <w:i/>
                          <w:sz w:val="18"/>
                        </w:rPr>
                        <w:t>Л</w:t>
                      </w:r>
                      <w:r>
                        <w:rPr>
                          <w:rFonts w:ascii="Arial" w:hAnsi="Arial" w:cs="Arial"/>
                          <w:i/>
                          <w:sz w:val="18"/>
                        </w:rPr>
                        <w:t>і</w:t>
                      </w:r>
                      <w:r w:rsidRPr="00775326">
                        <w:rPr>
                          <w:rFonts w:ascii="Arial" w:hAnsi="Arial" w:cs="Arial"/>
                          <w:i/>
                          <w:sz w:val="18"/>
                        </w:rPr>
                        <w:t>т</w:t>
                      </w:r>
                      <w:proofErr w:type="spellEnd"/>
                      <w:r w:rsidRPr="00775326">
                        <w:rPr>
                          <w:rFonts w:ascii="Arial" w:hAnsi="Arial" w:cs="Arial"/>
                          <w:i/>
                          <w:sz w:val="18"/>
                        </w:rPr>
                        <w:t>.</w:t>
                      </w:r>
                    </w:p>
                  </w:txbxContent>
                </v:textbox>
              </v:rect>
              <v:rect id="Rectangle 100" o:spid="_x0000_s1072" style="position:absolute;left:10766;top:7826;width:1207;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D52597" w:rsidRPr="00D33017" w:rsidRDefault="00D52597" w:rsidP="00107BBB">
                      <w:pPr>
                        <w:jc w:val="center"/>
                        <w:rPr>
                          <w:rFonts w:ascii="Arial" w:hAnsi="Arial" w:cs="Arial"/>
                          <w:i/>
                          <w:lang w:val="uk-UA"/>
                        </w:rPr>
                      </w:pPr>
                      <w:r>
                        <w:rPr>
                          <w:rFonts w:ascii="Arial" w:hAnsi="Arial" w:cs="Arial"/>
                          <w:i/>
                          <w:sz w:val="18"/>
                          <w:lang w:val="uk-UA"/>
                        </w:rPr>
                        <w:t>Аркушів</w:t>
                      </w:r>
                    </w:p>
                  </w:txbxContent>
                </v:textbox>
              </v:rect>
              <v:rect id="Rectangle 101" o:spid="_x0000_s1073" style="position:absolute;left:10744;top:8072;width:1207;height: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52597" w:rsidRPr="00775326" w:rsidRDefault="00D52597" w:rsidP="00107BBB">
                      <w:pPr>
                        <w:jc w:val="center"/>
                        <w:rPr>
                          <w:rFonts w:ascii="Arial" w:hAnsi="Arial" w:cs="Arial"/>
                          <w:i/>
                          <w:sz w:val="20"/>
                          <w:lang w:val="uk-UA"/>
                        </w:rPr>
                      </w:pPr>
                      <w:r>
                        <w:rPr>
                          <w:rFonts w:ascii="Arial" w:hAnsi="Arial" w:cs="Arial"/>
                          <w:i/>
                          <w:sz w:val="20"/>
                          <w:lang w:val="uk-UA"/>
                        </w:rPr>
                        <w:t>66</w:t>
                      </w:r>
                    </w:p>
                  </w:txbxContent>
                </v:textbox>
              </v:rect>
              <v:line id="Line 102" o:spid="_x0000_s1074" style="position:absolute;visibility:visible;mso-wrap-style:square" from="9302,8084" to="9303,8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103" o:spid="_x0000_s1075" style="position:absolute;visibility:visible;mso-wrap-style:square" from="9585,8085" to="9586,8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rect id="Rectangle 104" o:spid="_x0000_s1076" style="position:absolute;left:9063;top:8514;width:2910;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52597" w:rsidRDefault="00D52597" w:rsidP="00107BBB">
                      <w:pPr>
                        <w:jc w:val="center"/>
                        <w:rPr>
                          <w:rFonts w:ascii="Arial" w:hAnsi="Arial" w:cs="Arial"/>
                          <w:i/>
                        </w:rPr>
                      </w:pPr>
                      <w:r w:rsidRPr="00775326">
                        <w:rPr>
                          <w:rFonts w:ascii="Arial" w:hAnsi="Arial" w:cs="Arial"/>
                          <w:i/>
                        </w:rPr>
                        <w:t>НТУУ “КП</w:t>
                      </w:r>
                      <w:r>
                        <w:rPr>
                          <w:rFonts w:ascii="Arial" w:hAnsi="Arial" w:cs="Arial"/>
                          <w:i/>
                        </w:rPr>
                        <w:t>І</w:t>
                      </w:r>
                      <w:r w:rsidRPr="00775326">
                        <w:rPr>
                          <w:rFonts w:ascii="Arial" w:hAnsi="Arial" w:cs="Arial"/>
                          <w:i/>
                        </w:rPr>
                        <w:t>” Ф</w:t>
                      </w:r>
                      <w:r>
                        <w:rPr>
                          <w:rFonts w:ascii="Arial" w:hAnsi="Arial" w:cs="Arial"/>
                          <w:i/>
                          <w:lang w:val="uk-UA"/>
                        </w:rPr>
                        <w:t>ІО</w:t>
                      </w:r>
                      <w:r w:rsidRPr="00775326">
                        <w:rPr>
                          <w:rFonts w:ascii="Arial" w:hAnsi="Arial" w:cs="Arial"/>
                          <w:i/>
                        </w:rPr>
                        <w:t>Т</w:t>
                      </w:r>
                    </w:p>
                    <w:p w:rsidR="00D52597" w:rsidRPr="00880F18" w:rsidRDefault="00D52597" w:rsidP="00107BBB">
                      <w:pPr>
                        <w:jc w:val="center"/>
                        <w:rPr>
                          <w:rFonts w:ascii="Arial" w:hAnsi="Arial" w:cs="Arial"/>
                          <w:i/>
                          <w:lang w:val="uk-UA"/>
                        </w:rPr>
                      </w:pPr>
                      <w:r>
                        <w:rPr>
                          <w:rFonts w:ascii="Arial" w:hAnsi="Arial" w:cs="Arial"/>
                          <w:i/>
                        </w:rPr>
                        <w:t>ІП-22</w:t>
                      </w:r>
                    </w:p>
                  </w:txbxContent>
                </v:textbox>
              </v:rect>
              <v:rect id="Rectangle 105" o:spid="_x0000_s1077" style="position:absolute;left:1667;top:8107;width:1176;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52597" w:rsidRPr="00775326" w:rsidRDefault="00D52597" w:rsidP="00107BBB">
                      <w:pPr>
                        <w:rPr>
                          <w:rFonts w:ascii="Arial" w:hAnsi="Arial" w:cs="Arial"/>
                          <w:i/>
                          <w:sz w:val="16"/>
                          <w:szCs w:val="16"/>
                          <w:lang w:val="uk-UA"/>
                        </w:rPr>
                      </w:pPr>
                      <w:r>
                        <w:rPr>
                          <w:rFonts w:ascii="Arial" w:hAnsi="Arial" w:cs="Arial"/>
                          <w:i/>
                          <w:sz w:val="16"/>
                          <w:szCs w:val="16"/>
                          <w:lang w:val="uk-UA"/>
                        </w:rPr>
                        <w:t>Керівник</w:t>
                      </w:r>
                    </w:p>
                  </w:txbxContent>
                </v:textbox>
              </v:rect>
              <v:rect id="Rectangle 106" o:spid="_x0000_s1078" style="position:absolute;left:2823;top:8100;width:1409;height: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D52597" w:rsidRPr="00775326" w:rsidRDefault="00D52597" w:rsidP="00300D60">
                      <w:pPr>
                        <w:ind w:right="-72"/>
                        <w:rPr>
                          <w:rFonts w:ascii="Arial" w:hAnsi="Arial" w:cs="Arial"/>
                          <w:i/>
                          <w:sz w:val="18"/>
                          <w:szCs w:val="18"/>
                          <w:lang w:val="uk-UA"/>
                        </w:rPr>
                      </w:pPr>
                      <w:proofErr w:type="spellStart"/>
                      <w:r>
                        <w:rPr>
                          <w:rFonts w:ascii="Arial" w:hAnsi="Arial" w:cs="Arial"/>
                          <w:i/>
                          <w:sz w:val="18"/>
                          <w:szCs w:val="18"/>
                          <w:lang w:val="uk-UA"/>
                        </w:rPr>
                        <w:t>Виногрдов</w:t>
                      </w:r>
                      <w:proofErr w:type="spellEnd"/>
                      <w:r>
                        <w:rPr>
                          <w:rFonts w:ascii="Arial" w:hAnsi="Arial" w:cs="Arial"/>
                          <w:i/>
                          <w:sz w:val="18"/>
                          <w:szCs w:val="18"/>
                          <w:lang w:val="uk-UA"/>
                        </w:rPr>
                        <w:t xml:space="preserve"> Ю.М.</w:t>
                      </w:r>
                    </w:p>
                  </w:txbxContent>
                </v:textbox>
              </v:rect>
              <v:rect id="Rectangle 107" o:spid="_x0000_s1079" style="position:absolute;left:1667;top:8636;width:1103;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52597" w:rsidRPr="00775326" w:rsidRDefault="00D52597" w:rsidP="00107BBB">
                      <w:pPr>
                        <w:rPr>
                          <w:rFonts w:ascii="Arial" w:hAnsi="Arial" w:cs="Arial"/>
                          <w:i/>
                        </w:rPr>
                      </w:pPr>
                      <w:r w:rsidRPr="00775326">
                        <w:rPr>
                          <w:rFonts w:ascii="Arial" w:hAnsi="Arial" w:cs="Arial"/>
                          <w:i/>
                          <w:sz w:val="18"/>
                        </w:rPr>
                        <w:t>Н. Контр.</w:t>
                      </w:r>
                    </w:p>
                  </w:txbxContent>
                </v:textbox>
              </v:rect>
              <v:rect id="Rectangle 108" o:spid="_x0000_s1080" style="position:absolute;left:2751;top:8636;width:1623;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52597" w:rsidRPr="00775326" w:rsidRDefault="00D52597" w:rsidP="00107BBB">
                      <w:pPr>
                        <w:rPr>
                          <w:rFonts w:ascii="Arial" w:hAnsi="Arial" w:cs="Arial"/>
                          <w:i/>
                          <w:lang w:val="uk-UA"/>
                        </w:rPr>
                      </w:pPr>
                    </w:p>
                  </w:txbxContent>
                </v:textbox>
              </v:rect>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073" w:rsidRDefault="00B34073">
      <w:r>
        <w:separator/>
      </w:r>
    </w:p>
  </w:footnote>
  <w:footnote w:type="continuationSeparator" w:id="0">
    <w:p w:rsidR="00B34073" w:rsidRDefault="00B34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597" w:rsidRPr="00DD5F1C" w:rsidRDefault="00D52597">
    <w:pPr>
      <w:pStyle w:val="a3"/>
    </w:pPr>
    <w:r>
      <w:rPr>
        <w:noProof/>
        <w:sz w:val="20"/>
        <w:lang w:val="ru-RU" w:eastAsia="ru-RU"/>
      </w:rPr>
      <mc:AlternateContent>
        <mc:Choice Requires="wps">
          <w:drawing>
            <wp:anchor distT="0" distB="0" distL="114300" distR="114300" simplePos="0" relativeHeight="251647488" behindDoc="0" locked="0" layoutInCell="1" allowOverlap="1">
              <wp:simplePos x="0" y="0"/>
              <wp:positionH relativeFrom="column">
                <wp:posOffset>-358775</wp:posOffset>
              </wp:positionH>
              <wp:positionV relativeFrom="paragraph">
                <wp:posOffset>-208280</wp:posOffset>
              </wp:positionV>
              <wp:extent cx="6588760" cy="10208895"/>
              <wp:effectExtent l="12700" t="20320" r="18415" b="19685"/>
              <wp:wrapNone/>
              <wp:docPr id="6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2088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FDC180" id="Rectangle 2" o:spid="_x0000_s1026" style="position:absolute;margin-left:-28.25pt;margin-top:-16.4pt;width:518.8pt;height:803.8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" filled="f" strokeweight="2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2597" w:rsidRDefault="00D52597">
    <w:pPr>
      <w:pStyle w:val="a3"/>
    </w:pPr>
    <w:r>
      <w:rPr>
        <w:noProof/>
        <w:lang w:val="ru-RU" w:eastAsia="ru-RU"/>
      </w:rPr>
      <mc:AlternateContent>
        <mc:Choice Requires="wps">
          <w:drawing>
            <wp:anchor distT="0" distB="0" distL="114300" distR="114300" simplePos="0" relativeHeight="251666944" behindDoc="0" locked="0" layoutInCell="1" allowOverlap="1">
              <wp:simplePos x="0" y="0"/>
              <wp:positionH relativeFrom="column">
                <wp:posOffset>-372745</wp:posOffset>
              </wp:positionH>
              <wp:positionV relativeFrom="paragraph">
                <wp:posOffset>-177165</wp:posOffset>
              </wp:positionV>
              <wp:extent cx="6588760" cy="10176510"/>
              <wp:effectExtent l="17780" t="13335" r="13335" b="20955"/>
              <wp:wrapNone/>
              <wp:docPr id="4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765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52C034" id="Rectangle 61" o:spid="_x0000_s1026" style="position:absolute;margin-left:-29.35pt;margin-top:-13.95pt;width:518.8pt;height:801.3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"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31798"/>
    <w:multiLevelType w:val="hybridMultilevel"/>
    <w:tmpl w:val="AF54CC0E"/>
    <w:lvl w:ilvl="0" w:tplc="AD8A0BB2">
      <w:start w:val="2"/>
      <w:numFmt w:val="decimal"/>
      <w:lvlText w:val="3.%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A90187"/>
    <w:multiLevelType w:val="hybridMultilevel"/>
    <w:tmpl w:val="8048C7E6"/>
    <w:lvl w:ilvl="0" w:tplc="0419000F">
      <w:start w:val="1"/>
      <w:numFmt w:val="decimal"/>
      <w:lvlText w:val="%1."/>
      <w:lvlJc w:val="left"/>
      <w:pPr>
        <w:ind w:left="900" w:hanging="360"/>
      </w:pPr>
    </w:lvl>
    <w:lvl w:ilvl="1" w:tplc="04190019" w:tentative="1">
      <w:start w:val="1"/>
      <w:numFmt w:val="lowerLetter"/>
      <w:lvlText w:val="%2."/>
      <w:lvlJc w:val="left"/>
      <w:pPr>
        <w:ind w:left="1620" w:hanging="360"/>
      </w:pPr>
    </w:lvl>
    <w:lvl w:ilvl="2" w:tplc="0419001B" w:tentative="1">
      <w:start w:val="1"/>
      <w:numFmt w:val="lowerRoman"/>
      <w:lvlText w:val="%3."/>
      <w:lvlJc w:val="right"/>
      <w:pPr>
        <w:ind w:left="2340" w:hanging="180"/>
      </w:pPr>
    </w:lvl>
    <w:lvl w:ilvl="3" w:tplc="0419000F" w:tentative="1">
      <w:start w:val="1"/>
      <w:numFmt w:val="decimal"/>
      <w:lvlText w:val="%4."/>
      <w:lvlJc w:val="left"/>
      <w:pPr>
        <w:ind w:left="3060" w:hanging="360"/>
      </w:pPr>
    </w:lvl>
    <w:lvl w:ilvl="4" w:tplc="04190019" w:tentative="1">
      <w:start w:val="1"/>
      <w:numFmt w:val="lowerLetter"/>
      <w:lvlText w:val="%5."/>
      <w:lvlJc w:val="left"/>
      <w:pPr>
        <w:ind w:left="3780" w:hanging="360"/>
      </w:pPr>
    </w:lvl>
    <w:lvl w:ilvl="5" w:tplc="0419001B" w:tentative="1">
      <w:start w:val="1"/>
      <w:numFmt w:val="lowerRoman"/>
      <w:lvlText w:val="%6."/>
      <w:lvlJc w:val="right"/>
      <w:pPr>
        <w:ind w:left="4500" w:hanging="180"/>
      </w:pPr>
    </w:lvl>
    <w:lvl w:ilvl="6" w:tplc="0419000F" w:tentative="1">
      <w:start w:val="1"/>
      <w:numFmt w:val="decimal"/>
      <w:lvlText w:val="%7."/>
      <w:lvlJc w:val="left"/>
      <w:pPr>
        <w:ind w:left="5220" w:hanging="360"/>
      </w:pPr>
    </w:lvl>
    <w:lvl w:ilvl="7" w:tplc="04190019" w:tentative="1">
      <w:start w:val="1"/>
      <w:numFmt w:val="lowerLetter"/>
      <w:lvlText w:val="%8."/>
      <w:lvlJc w:val="left"/>
      <w:pPr>
        <w:ind w:left="5940" w:hanging="360"/>
      </w:pPr>
    </w:lvl>
    <w:lvl w:ilvl="8" w:tplc="0419001B" w:tentative="1">
      <w:start w:val="1"/>
      <w:numFmt w:val="lowerRoman"/>
      <w:lvlText w:val="%9."/>
      <w:lvlJc w:val="right"/>
      <w:pPr>
        <w:ind w:left="6660" w:hanging="180"/>
      </w:pPr>
    </w:lvl>
  </w:abstractNum>
  <w:abstractNum w:abstractNumId="2" w15:restartNumberingAfterBreak="0">
    <w:nsid w:val="0BFD2778"/>
    <w:multiLevelType w:val="hybridMultilevel"/>
    <w:tmpl w:val="BE10EE1A"/>
    <w:lvl w:ilvl="0" w:tplc="8542C286">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F9A3049"/>
    <w:multiLevelType w:val="hybridMultilevel"/>
    <w:tmpl w:val="48A44EC6"/>
    <w:lvl w:ilvl="0" w:tplc="B4A22AE6">
      <w:start w:val="1"/>
      <w:numFmt w:val="decimal"/>
      <w:lvlText w:val="3.%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AF3026"/>
    <w:multiLevelType w:val="hybridMultilevel"/>
    <w:tmpl w:val="CF521C70"/>
    <w:lvl w:ilvl="0" w:tplc="990E3052">
      <w:start w:val="2"/>
      <w:numFmt w:val="decimal"/>
      <w:lvlText w:val="3.2.%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7D22DE"/>
    <w:multiLevelType w:val="multilevel"/>
    <w:tmpl w:val="D2D0FC72"/>
    <w:lvl w:ilvl="0">
      <w:start w:val="1"/>
      <w:numFmt w:val="decimal"/>
      <w:lvlText w:val="3.1.%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5982661"/>
    <w:multiLevelType w:val="multilevel"/>
    <w:tmpl w:val="0B762680"/>
    <w:lvl w:ilvl="0">
      <w:start w:val="1"/>
      <w:numFmt w:val="decimal"/>
      <w:lvlText w:val="%1"/>
      <w:lvlJc w:val="left"/>
      <w:pPr>
        <w:ind w:left="420" w:hanging="420"/>
      </w:pPr>
      <w:rPr>
        <w:rFonts w:hint="default"/>
      </w:rPr>
    </w:lvl>
    <w:lvl w:ilvl="1">
      <w:start w:val="1"/>
      <w:numFmt w:val="decimal"/>
      <w:lvlText w:val="%1.%2"/>
      <w:lvlJc w:val="left"/>
      <w:pPr>
        <w:ind w:left="60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096EC4"/>
    <w:multiLevelType w:val="hybridMultilevel"/>
    <w:tmpl w:val="2B2A6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8D548FD"/>
    <w:multiLevelType w:val="hybridMultilevel"/>
    <w:tmpl w:val="B9C8ADDE"/>
    <w:lvl w:ilvl="0" w:tplc="DE389DCC">
      <w:start w:val="1"/>
      <w:numFmt w:val="decimal"/>
      <w:lvlText w:val="4.%1"/>
      <w:lvlJc w:val="left"/>
      <w:pPr>
        <w:ind w:left="12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9F1FB8"/>
    <w:multiLevelType w:val="hybridMultilevel"/>
    <w:tmpl w:val="F6E0B77A"/>
    <w:lvl w:ilvl="0" w:tplc="84FACC58">
      <w:start w:val="1"/>
      <w:numFmt w:val="decimal"/>
      <w:lvlText w:val="3.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4AD2DBF"/>
    <w:multiLevelType w:val="hybridMultilevel"/>
    <w:tmpl w:val="4D8EB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573D88"/>
    <w:multiLevelType w:val="hybridMultilevel"/>
    <w:tmpl w:val="B43CFA58"/>
    <w:lvl w:ilvl="0" w:tplc="0BA8962A">
      <w:start w:val="3"/>
      <w:numFmt w:val="decimal"/>
      <w:lvlText w:val="4.%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6280A9E"/>
    <w:multiLevelType w:val="hybridMultilevel"/>
    <w:tmpl w:val="32647CE6"/>
    <w:lvl w:ilvl="0" w:tplc="968854BC">
      <w:start w:val="1"/>
      <w:numFmt w:val="decimal"/>
      <w:lvlText w:val="3.%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6A5341B"/>
    <w:multiLevelType w:val="hybridMultilevel"/>
    <w:tmpl w:val="5B40263E"/>
    <w:lvl w:ilvl="0" w:tplc="D1646A8E">
      <w:start w:val="1"/>
      <w:numFmt w:val="decimal"/>
      <w:lvlText w:val="4.%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DE84689"/>
    <w:multiLevelType w:val="multilevel"/>
    <w:tmpl w:val="8AD0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28650A"/>
    <w:multiLevelType w:val="multilevel"/>
    <w:tmpl w:val="04220025"/>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427"/>
        </w:tabs>
        <w:ind w:left="1427"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2E315568"/>
    <w:multiLevelType w:val="hybridMultilevel"/>
    <w:tmpl w:val="14CAFBBA"/>
    <w:lvl w:ilvl="0" w:tplc="BA90BA80">
      <w:start w:val="1"/>
      <w:numFmt w:val="decimal"/>
      <w:lvlText w:val="2.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38D73B6"/>
    <w:multiLevelType w:val="hybridMultilevel"/>
    <w:tmpl w:val="B450F8B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33DD5343"/>
    <w:multiLevelType w:val="hybridMultilevel"/>
    <w:tmpl w:val="FA80BA56"/>
    <w:lvl w:ilvl="0" w:tplc="51128F98">
      <w:start w:val="1"/>
      <w:numFmt w:val="decimal"/>
      <w:lvlText w:val="2.%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44D2E26"/>
    <w:multiLevelType w:val="multilevel"/>
    <w:tmpl w:val="D3589108"/>
    <w:lvl w:ilvl="0">
      <w:start w:val="1"/>
      <w:numFmt w:val="decimal"/>
      <w:lvlText w:val="3.%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3A0351CA"/>
    <w:multiLevelType w:val="hybridMultilevel"/>
    <w:tmpl w:val="9356BD9C"/>
    <w:lvl w:ilvl="0" w:tplc="4E84B294">
      <w:start w:val="1"/>
      <w:numFmt w:val="decimal"/>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DA7624F"/>
    <w:multiLevelType w:val="hybridMultilevel"/>
    <w:tmpl w:val="8D544CB2"/>
    <w:lvl w:ilvl="0" w:tplc="4E84B294">
      <w:start w:val="1"/>
      <w:numFmt w:val="decimal"/>
      <w:lvlText w:val="2.1.%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2" w15:restartNumberingAfterBreak="0">
    <w:nsid w:val="3FA012AD"/>
    <w:multiLevelType w:val="multilevel"/>
    <w:tmpl w:val="63902350"/>
    <w:lvl w:ilvl="0">
      <w:start w:val="4"/>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0E1495"/>
    <w:multiLevelType w:val="hybridMultilevel"/>
    <w:tmpl w:val="906C24D8"/>
    <w:lvl w:ilvl="0" w:tplc="C4B2589E">
      <w:start w:val="1"/>
      <w:numFmt w:val="decimal"/>
      <w:lvlText w:val="1.1.%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4BE510D"/>
    <w:multiLevelType w:val="hybridMultilevel"/>
    <w:tmpl w:val="413C2F4E"/>
    <w:lvl w:ilvl="0" w:tplc="826A8C1A">
      <w:start w:val="1"/>
      <w:numFmt w:val="bullet"/>
      <w:pStyle w:val="-"/>
      <w:lvlText w:val="–"/>
      <w:lvlJc w:val="left"/>
      <w:pPr>
        <w:tabs>
          <w:tab w:val="num" w:pos="964"/>
        </w:tabs>
        <w:ind w:left="964" w:hanging="244"/>
      </w:pPr>
      <w:rPr>
        <w:rFonts w:ascii="Times New Roman" w:hAnsi="Times New Roman" w:cs="Times New Roman" w:hint="default"/>
      </w:rPr>
    </w:lvl>
    <w:lvl w:ilvl="1" w:tplc="FFFFFFFF">
      <w:start w:val="1"/>
      <w:numFmt w:val="bullet"/>
      <w:lvlText w:val=""/>
      <w:lvlJc w:val="left"/>
      <w:pPr>
        <w:tabs>
          <w:tab w:val="num" w:pos="1500"/>
        </w:tabs>
        <w:ind w:left="1500" w:hanging="360"/>
      </w:pPr>
      <w:rPr>
        <w:rFonts w:ascii="Symbol" w:hAnsi="Symbol" w:hint="default"/>
      </w:rPr>
    </w:lvl>
    <w:lvl w:ilvl="2" w:tplc="FFFFFFFF">
      <w:start w:val="1"/>
      <w:numFmt w:val="bullet"/>
      <w:lvlText w:val=""/>
      <w:lvlJc w:val="left"/>
      <w:pPr>
        <w:tabs>
          <w:tab w:val="num" w:pos="2220"/>
        </w:tabs>
        <w:ind w:left="2220" w:hanging="360"/>
      </w:pPr>
      <w:rPr>
        <w:rFonts w:ascii="Wingdings" w:hAnsi="Wingdings" w:hint="default"/>
      </w:rPr>
    </w:lvl>
    <w:lvl w:ilvl="3" w:tplc="FFFFFFFF">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cs="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cs="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25" w15:restartNumberingAfterBreak="0">
    <w:nsid w:val="5D8F7E57"/>
    <w:multiLevelType w:val="multilevel"/>
    <w:tmpl w:val="FF24B9A2"/>
    <w:lvl w:ilvl="0">
      <w:start w:val="1"/>
      <w:numFmt w:val="decimal"/>
      <w:lvlText w:val="3.1.%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1.%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F0E5770"/>
    <w:multiLevelType w:val="hybridMultilevel"/>
    <w:tmpl w:val="5412C598"/>
    <w:lvl w:ilvl="0" w:tplc="8ED616A2">
      <w:start w:val="1"/>
      <w:numFmt w:val="decimal"/>
      <w:lvlText w:val="3.2.%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F865554"/>
    <w:multiLevelType w:val="hybridMultilevel"/>
    <w:tmpl w:val="5942AC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1303E83"/>
    <w:multiLevelType w:val="hybridMultilevel"/>
    <w:tmpl w:val="675CA2F4"/>
    <w:lvl w:ilvl="0" w:tplc="1AB2967A">
      <w:start w:val="1"/>
      <w:numFmt w:val="decimal"/>
      <w:lvlText w:val="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DD854B8"/>
    <w:multiLevelType w:val="hybridMultilevel"/>
    <w:tmpl w:val="D3226210"/>
    <w:lvl w:ilvl="0" w:tplc="E1C6F24C">
      <w:start w:val="1"/>
      <w:numFmt w:val="decimal"/>
      <w:lvlText w:val="3.%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E1C6E65"/>
    <w:multiLevelType w:val="multilevel"/>
    <w:tmpl w:val="EED04A44"/>
    <w:lvl w:ilvl="0">
      <w:start w:val="1"/>
      <w:numFmt w:val="decimal"/>
      <w:lvlText w:val="3.2.%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71F3E8F"/>
    <w:multiLevelType w:val="hybridMultilevel"/>
    <w:tmpl w:val="912A7590"/>
    <w:lvl w:ilvl="0" w:tplc="89202428">
      <w:start w:val="1"/>
      <w:numFmt w:val="decimal"/>
      <w:lvlText w:val="1.1.%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7BD64CF"/>
    <w:multiLevelType w:val="multilevel"/>
    <w:tmpl w:val="C8A634DE"/>
    <w:lvl w:ilvl="0">
      <w:start w:val="1"/>
      <w:numFmt w:val="decimal"/>
      <w:lvlText w:val="3.%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C286314"/>
    <w:multiLevelType w:val="hybridMultilevel"/>
    <w:tmpl w:val="A972E8FC"/>
    <w:lvl w:ilvl="0" w:tplc="6C28B8D2">
      <w:start w:val="3"/>
      <w:numFmt w:val="decimal"/>
      <w:lvlText w:val="3.%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C440CE1"/>
    <w:multiLevelType w:val="hybridMultilevel"/>
    <w:tmpl w:val="884E9A68"/>
    <w:lvl w:ilvl="0" w:tplc="4E84B294">
      <w:start w:val="1"/>
      <w:numFmt w:val="decimal"/>
      <w:lvlText w:val="2.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5"/>
  </w:num>
  <w:num w:numId="2">
    <w:abstractNumId w:val="24"/>
  </w:num>
  <w:num w:numId="3">
    <w:abstractNumId w:val="6"/>
  </w:num>
  <w:num w:numId="4">
    <w:abstractNumId w:val="1"/>
  </w:num>
  <w:num w:numId="5">
    <w:abstractNumId w:val="10"/>
  </w:num>
  <w:num w:numId="6">
    <w:abstractNumId w:val="2"/>
  </w:num>
  <w:num w:numId="7">
    <w:abstractNumId w:val="32"/>
  </w:num>
  <w:num w:numId="8">
    <w:abstractNumId w:val="19"/>
  </w:num>
  <w:num w:numId="9">
    <w:abstractNumId w:val="25"/>
  </w:num>
  <w:num w:numId="10">
    <w:abstractNumId w:val="30"/>
  </w:num>
  <w:num w:numId="11">
    <w:abstractNumId w:val="8"/>
  </w:num>
  <w:num w:numId="12">
    <w:abstractNumId w:val="5"/>
  </w:num>
  <w:num w:numId="13">
    <w:abstractNumId w:val="31"/>
  </w:num>
  <w:num w:numId="14">
    <w:abstractNumId w:val="18"/>
  </w:num>
  <w:num w:numId="15">
    <w:abstractNumId w:val="3"/>
  </w:num>
  <w:num w:numId="16">
    <w:abstractNumId w:val="23"/>
  </w:num>
  <w:num w:numId="17">
    <w:abstractNumId w:val="12"/>
  </w:num>
  <w:num w:numId="18">
    <w:abstractNumId w:val="0"/>
  </w:num>
  <w:num w:numId="19">
    <w:abstractNumId w:val="4"/>
  </w:num>
  <w:num w:numId="20">
    <w:abstractNumId w:val="26"/>
  </w:num>
  <w:num w:numId="21">
    <w:abstractNumId w:val="29"/>
  </w:num>
  <w:num w:numId="22">
    <w:abstractNumId w:val="33"/>
  </w:num>
  <w:num w:numId="23">
    <w:abstractNumId w:val="11"/>
  </w:num>
  <w:num w:numId="24">
    <w:abstractNumId w:val="13"/>
  </w:num>
  <w:num w:numId="25">
    <w:abstractNumId w:val="17"/>
  </w:num>
  <w:num w:numId="26">
    <w:abstractNumId w:val="9"/>
  </w:num>
  <w:num w:numId="27">
    <w:abstractNumId w:val="14"/>
  </w:num>
  <w:num w:numId="28">
    <w:abstractNumId w:val="22"/>
  </w:num>
  <w:num w:numId="29">
    <w:abstractNumId w:val="7"/>
  </w:num>
  <w:num w:numId="30">
    <w:abstractNumId w:val="28"/>
  </w:num>
  <w:num w:numId="31">
    <w:abstractNumId w:val="21"/>
  </w:num>
  <w:num w:numId="32">
    <w:abstractNumId w:val="20"/>
  </w:num>
  <w:num w:numId="33">
    <w:abstractNumId w:val="34"/>
  </w:num>
  <w:num w:numId="34">
    <w:abstractNumId w:val="27"/>
  </w:num>
  <w:num w:numId="35">
    <w:abstractNumId w:val="16"/>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SD">
    <w15:presenceInfo w15:providerId="None" w15:userId="AS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C74"/>
    <w:rsid w:val="000004B6"/>
    <w:rsid w:val="00002BDC"/>
    <w:rsid w:val="00003E74"/>
    <w:rsid w:val="000046EF"/>
    <w:rsid w:val="00005715"/>
    <w:rsid w:val="00005CF3"/>
    <w:rsid w:val="00006269"/>
    <w:rsid w:val="00007B14"/>
    <w:rsid w:val="000130FC"/>
    <w:rsid w:val="0001356E"/>
    <w:rsid w:val="00014931"/>
    <w:rsid w:val="00014FDA"/>
    <w:rsid w:val="00015580"/>
    <w:rsid w:val="00015A05"/>
    <w:rsid w:val="000178A9"/>
    <w:rsid w:val="000202E8"/>
    <w:rsid w:val="000212E5"/>
    <w:rsid w:val="00023796"/>
    <w:rsid w:val="000244AC"/>
    <w:rsid w:val="00025C84"/>
    <w:rsid w:val="000266CA"/>
    <w:rsid w:val="0003119E"/>
    <w:rsid w:val="00031597"/>
    <w:rsid w:val="00033C00"/>
    <w:rsid w:val="00033DEA"/>
    <w:rsid w:val="00034BD6"/>
    <w:rsid w:val="00034D84"/>
    <w:rsid w:val="0003674F"/>
    <w:rsid w:val="00040B44"/>
    <w:rsid w:val="00041120"/>
    <w:rsid w:val="00042B93"/>
    <w:rsid w:val="000445E5"/>
    <w:rsid w:val="00044CB6"/>
    <w:rsid w:val="0004525B"/>
    <w:rsid w:val="00045A00"/>
    <w:rsid w:val="000462CD"/>
    <w:rsid w:val="00047F29"/>
    <w:rsid w:val="000528F1"/>
    <w:rsid w:val="00053ACD"/>
    <w:rsid w:val="00057061"/>
    <w:rsid w:val="000578DC"/>
    <w:rsid w:val="000617B5"/>
    <w:rsid w:val="0006212A"/>
    <w:rsid w:val="000621D6"/>
    <w:rsid w:val="00064D48"/>
    <w:rsid w:val="0006698C"/>
    <w:rsid w:val="00066A8E"/>
    <w:rsid w:val="00067A92"/>
    <w:rsid w:val="00070737"/>
    <w:rsid w:val="000716E7"/>
    <w:rsid w:val="00072CC8"/>
    <w:rsid w:val="00073D39"/>
    <w:rsid w:val="00074587"/>
    <w:rsid w:val="00074E07"/>
    <w:rsid w:val="00075060"/>
    <w:rsid w:val="00075B41"/>
    <w:rsid w:val="000762AA"/>
    <w:rsid w:val="00077D49"/>
    <w:rsid w:val="000809E2"/>
    <w:rsid w:val="000815DA"/>
    <w:rsid w:val="000816A3"/>
    <w:rsid w:val="0008192F"/>
    <w:rsid w:val="00082AC9"/>
    <w:rsid w:val="0008459A"/>
    <w:rsid w:val="000853F3"/>
    <w:rsid w:val="00086364"/>
    <w:rsid w:val="00090018"/>
    <w:rsid w:val="0009005E"/>
    <w:rsid w:val="000912AB"/>
    <w:rsid w:val="000922F1"/>
    <w:rsid w:val="00092981"/>
    <w:rsid w:val="00092AAC"/>
    <w:rsid w:val="00095782"/>
    <w:rsid w:val="00096866"/>
    <w:rsid w:val="00096EF2"/>
    <w:rsid w:val="000A203A"/>
    <w:rsid w:val="000A3D32"/>
    <w:rsid w:val="000A7116"/>
    <w:rsid w:val="000A7DEA"/>
    <w:rsid w:val="000B0E2B"/>
    <w:rsid w:val="000B1FE8"/>
    <w:rsid w:val="000B2CEE"/>
    <w:rsid w:val="000B2F3E"/>
    <w:rsid w:val="000B3BAD"/>
    <w:rsid w:val="000B476A"/>
    <w:rsid w:val="000B57D9"/>
    <w:rsid w:val="000B7201"/>
    <w:rsid w:val="000C01A6"/>
    <w:rsid w:val="000C0251"/>
    <w:rsid w:val="000C062A"/>
    <w:rsid w:val="000C2923"/>
    <w:rsid w:val="000C3D4E"/>
    <w:rsid w:val="000C4BB8"/>
    <w:rsid w:val="000D1B9C"/>
    <w:rsid w:val="000D36C9"/>
    <w:rsid w:val="000D3B37"/>
    <w:rsid w:val="000D5703"/>
    <w:rsid w:val="000D628E"/>
    <w:rsid w:val="000D6580"/>
    <w:rsid w:val="000D675E"/>
    <w:rsid w:val="000E123C"/>
    <w:rsid w:val="000E29A6"/>
    <w:rsid w:val="000E41D2"/>
    <w:rsid w:val="000E4DFD"/>
    <w:rsid w:val="000E596B"/>
    <w:rsid w:val="000F1915"/>
    <w:rsid w:val="000F38D5"/>
    <w:rsid w:val="000F4E51"/>
    <w:rsid w:val="000F707D"/>
    <w:rsid w:val="0010013A"/>
    <w:rsid w:val="00100FD7"/>
    <w:rsid w:val="00104DE6"/>
    <w:rsid w:val="00107BBB"/>
    <w:rsid w:val="00111576"/>
    <w:rsid w:val="00111B18"/>
    <w:rsid w:val="001121BA"/>
    <w:rsid w:val="00112B6B"/>
    <w:rsid w:val="00113A92"/>
    <w:rsid w:val="00115AFE"/>
    <w:rsid w:val="0012075F"/>
    <w:rsid w:val="0012184D"/>
    <w:rsid w:val="00121D0D"/>
    <w:rsid w:val="00121F65"/>
    <w:rsid w:val="0012290B"/>
    <w:rsid w:val="00124048"/>
    <w:rsid w:val="001245D8"/>
    <w:rsid w:val="0012615D"/>
    <w:rsid w:val="00126C48"/>
    <w:rsid w:val="00127439"/>
    <w:rsid w:val="00127E61"/>
    <w:rsid w:val="00127F04"/>
    <w:rsid w:val="001327DD"/>
    <w:rsid w:val="001328BD"/>
    <w:rsid w:val="0013463B"/>
    <w:rsid w:val="00136CFF"/>
    <w:rsid w:val="0014271E"/>
    <w:rsid w:val="00143784"/>
    <w:rsid w:val="00143B57"/>
    <w:rsid w:val="00143F25"/>
    <w:rsid w:val="0014464B"/>
    <w:rsid w:val="00150153"/>
    <w:rsid w:val="00151C90"/>
    <w:rsid w:val="00152D9C"/>
    <w:rsid w:val="001539C5"/>
    <w:rsid w:val="0015543A"/>
    <w:rsid w:val="00155929"/>
    <w:rsid w:val="0015621A"/>
    <w:rsid w:val="001607DB"/>
    <w:rsid w:val="00160B8C"/>
    <w:rsid w:val="0016143D"/>
    <w:rsid w:val="0016254E"/>
    <w:rsid w:val="00162B08"/>
    <w:rsid w:val="0016486E"/>
    <w:rsid w:val="001649FE"/>
    <w:rsid w:val="00166CA7"/>
    <w:rsid w:val="00171822"/>
    <w:rsid w:val="00171A0D"/>
    <w:rsid w:val="0017313B"/>
    <w:rsid w:val="001744A5"/>
    <w:rsid w:val="001750DF"/>
    <w:rsid w:val="0017693B"/>
    <w:rsid w:val="0018194B"/>
    <w:rsid w:val="00181B6D"/>
    <w:rsid w:val="00182825"/>
    <w:rsid w:val="00183D12"/>
    <w:rsid w:val="0018495A"/>
    <w:rsid w:val="0018699C"/>
    <w:rsid w:val="00187D5A"/>
    <w:rsid w:val="00187F42"/>
    <w:rsid w:val="0019085A"/>
    <w:rsid w:val="00191CAE"/>
    <w:rsid w:val="001929FE"/>
    <w:rsid w:val="00193152"/>
    <w:rsid w:val="00194B30"/>
    <w:rsid w:val="001971C2"/>
    <w:rsid w:val="001A0B76"/>
    <w:rsid w:val="001A3749"/>
    <w:rsid w:val="001A5608"/>
    <w:rsid w:val="001A5ED0"/>
    <w:rsid w:val="001A78A7"/>
    <w:rsid w:val="001A7A66"/>
    <w:rsid w:val="001B1D43"/>
    <w:rsid w:val="001B237B"/>
    <w:rsid w:val="001B247F"/>
    <w:rsid w:val="001B42D1"/>
    <w:rsid w:val="001B4DEA"/>
    <w:rsid w:val="001B51C4"/>
    <w:rsid w:val="001B51F1"/>
    <w:rsid w:val="001B6168"/>
    <w:rsid w:val="001C00A6"/>
    <w:rsid w:val="001C0EAA"/>
    <w:rsid w:val="001C19E5"/>
    <w:rsid w:val="001C2DC1"/>
    <w:rsid w:val="001C38D3"/>
    <w:rsid w:val="001D1B00"/>
    <w:rsid w:val="001D1E1C"/>
    <w:rsid w:val="001D533D"/>
    <w:rsid w:val="001D6CBE"/>
    <w:rsid w:val="001D7477"/>
    <w:rsid w:val="001D7B11"/>
    <w:rsid w:val="001D7F63"/>
    <w:rsid w:val="001E0815"/>
    <w:rsid w:val="001E0ECB"/>
    <w:rsid w:val="001E3C1B"/>
    <w:rsid w:val="001E70B0"/>
    <w:rsid w:val="001F1F7D"/>
    <w:rsid w:val="001F3455"/>
    <w:rsid w:val="001F384E"/>
    <w:rsid w:val="001F41B7"/>
    <w:rsid w:val="001F4F23"/>
    <w:rsid w:val="001F6364"/>
    <w:rsid w:val="001F6ED1"/>
    <w:rsid w:val="002022D6"/>
    <w:rsid w:val="00203ABE"/>
    <w:rsid w:val="00205E3C"/>
    <w:rsid w:val="002075FE"/>
    <w:rsid w:val="00207B63"/>
    <w:rsid w:val="00207F52"/>
    <w:rsid w:val="0021092B"/>
    <w:rsid w:val="00210A6D"/>
    <w:rsid w:val="00212887"/>
    <w:rsid w:val="002204EF"/>
    <w:rsid w:val="00220926"/>
    <w:rsid w:val="00221571"/>
    <w:rsid w:val="0022170F"/>
    <w:rsid w:val="00221CB3"/>
    <w:rsid w:val="0022222F"/>
    <w:rsid w:val="0022342A"/>
    <w:rsid w:val="0022384F"/>
    <w:rsid w:val="00225AC2"/>
    <w:rsid w:val="0022636E"/>
    <w:rsid w:val="0023011E"/>
    <w:rsid w:val="002316A2"/>
    <w:rsid w:val="002345DB"/>
    <w:rsid w:val="00234800"/>
    <w:rsid w:val="002349F1"/>
    <w:rsid w:val="0023531C"/>
    <w:rsid w:val="00235D7F"/>
    <w:rsid w:val="00237435"/>
    <w:rsid w:val="002424F5"/>
    <w:rsid w:val="00243081"/>
    <w:rsid w:val="002436F0"/>
    <w:rsid w:val="00245556"/>
    <w:rsid w:val="002459E2"/>
    <w:rsid w:val="00245DC8"/>
    <w:rsid w:val="00246CDD"/>
    <w:rsid w:val="00253E8A"/>
    <w:rsid w:val="00256F29"/>
    <w:rsid w:val="00256FBF"/>
    <w:rsid w:val="002574C1"/>
    <w:rsid w:val="00260EB5"/>
    <w:rsid w:val="002620DD"/>
    <w:rsid w:val="0026550F"/>
    <w:rsid w:val="00274A46"/>
    <w:rsid w:val="00274B6A"/>
    <w:rsid w:val="002774ED"/>
    <w:rsid w:val="002778CC"/>
    <w:rsid w:val="00280432"/>
    <w:rsid w:val="00281B42"/>
    <w:rsid w:val="002826AF"/>
    <w:rsid w:val="00284129"/>
    <w:rsid w:val="002846F4"/>
    <w:rsid w:val="00284FC0"/>
    <w:rsid w:val="00285F60"/>
    <w:rsid w:val="00286338"/>
    <w:rsid w:val="002922C5"/>
    <w:rsid w:val="002A0A3F"/>
    <w:rsid w:val="002A282A"/>
    <w:rsid w:val="002A5566"/>
    <w:rsid w:val="002A5E70"/>
    <w:rsid w:val="002B0BBC"/>
    <w:rsid w:val="002B1095"/>
    <w:rsid w:val="002B22E3"/>
    <w:rsid w:val="002B31A9"/>
    <w:rsid w:val="002B3528"/>
    <w:rsid w:val="002C1111"/>
    <w:rsid w:val="002C152A"/>
    <w:rsid w:val="002C57A6"/>
    <w:rsid w:val="002C71EE"/>
    <w:rsid w:val="002D476B"/>
    <w:rsid w:val="002E2B82"/>
    <w:rsid w:val="002E3B24"/>
    <w:rsid w:val="002E3BE4"/>
    <w:rsid w:val="002F1268"/>
    <w:rsid w:val="002F1BF1"/>
    <w:rsid w:val="002F2079"/>
    <w:rsid w:val="002F5276"/>
    <w:rsid w:val="002F5AA2"/>
    <w:rsid w:val="002F76F9"/>
    <w:rsid w:val="00300D60"/>
    <w:rsid w:val="00301458"/>
    <w:rsid w:val="00302F62"/>
    <w:rsid w:val="00304137"/>
    <w:rsid w:val="00304349"/>
    <w:rsid w:val="00304E07"/>
    <w:rsid w:val="00307416"/>
    <w:rsid w:val="0031002E"/>
    <w:rsid w:val="003130CB"/>
    <w:rsid w:val="003130F6"/>
    <w:rsid w:val="00315EC7"/>
    <w:rsid w:val="00316B62"/>
    <w:rsid w:val="003211B9"/>
    <w:rsid w:val="00325DF6"/>
    <w:rsid w:val="00326ACE"/>
    <w:rsid w:val="0033093B"/>
    <w:rsid w:val="00336443"/>
    <w:rsid w:val="00336630"/>
    <w:rsid w:val="00336F61"/>
    <w:rsid w:val="003373C2"/>
    <w:rsid w:val="003403FE"/>
    <w:rsid w:val="00343348"/>
    <w:rsid w:val="0034402B"/>
    <w:rsid w:val="003471D8"/>
    <w:rsid w:val="00350AA6"/>
    <w:rsid w:val="00352E76"/>
    <w:rsid w:val="0035554C"/>
    <w:rsid w:val="00361E36"/>
    <w:rsid w:val="00364EA7"/>
    <w:rsid w:val="0036506D"/>
    <w:rsid w:val="00365FBB"/>
    <w:rsid w:val="003676A8"/>
    <w:rsid w:val="00367B0C"/>
    <w:rsid w:val="00370031"/>
    <w:rsid w:val="00370D8C"/>
    <w:rsid w:val="0037117A"/>
    <w:rsid w:val="00371F26"/>
    <w:rsid w:val="00375D8A"/>
    <w:rsid w:val="00375F5F"/>
    <w:rsid w:val="003768C9"/>
    <w:rsid w:val="003805F7"/>
    <w:rsid w:val="00381946"/>
    <w:rsid w:val="00381A6A"/>
    <w:rsid w:val="003823B6"/>
    <w:rsid w:val="00384A60"/>
    <w:rsid w:val="00385A85"/>
    <w:rsid w:val="00385FDA"/>
    <w:rsid w:val="00386E90"/>
    <w:rsid w:val="0038745D"/>
    <w:rsid w:val="00387EFE"/>
    <w:rsid w:val="0039370C"/>
    <w:rsid w:val="00393733"/>
    <w:rsid w:val="00393E3A"/>
    <w:rsid w:val="0039460F"/>
    <w:rsid w:val="00397C8C"/>
    <w:rsid w:val="003A0217"/>
    <w:rsid w:val="003A083E"/>
    <w:rsid w:val="003A1756"/>
    <w:rsid w:val="003A20AD"/>
    <w:rsid w:val="003A29A8"/>
    <w:rsid w:val="003A368A"/>
    <w:rsid w:val="003A6518"/>
    <w:rsid w:val="003A79AE"/>
    <w:rsid w:val="003B1258"/>
    <w:rsid w:val="003B34A9"/>
    <w:rsid w:val="003B4B31"/>
    <w:rsid w:val="003B5CD9"/>
    <w:rsid w:val="003B61AC"/>
    <w:rsid w:val="003C0B36"/>
    <w:rsid w:val="003C17BA"/>
    <w:rsid w:val="003C2BB6"/>
    <w:rsid w:val="003C3246"/>
    <w:rsid w:val="003C3B7F"/>
    <w:rsid w:val="003C4353"/>
    <w:rsid w:val="003D0A27"/>
    <w:rsid w:val="003D1B89"/>
    <w:rsid w:val="003D3A71"/>
    <w:rsid w:val="003D5A17"/>
    <w:rsid w:val="003D7A8A"/>
    <w:rsid w:val="003D7BAB"/>
    <w:rsid w:val="003E1470"/>
    <w:rsid w:val="003E45C5"/>
    <w:rsid w:val="003E636C"/>
    <w:rsid w:val="003F1FE9"/>
    <w:rsid w:val="003F45C7"/>
    <w:rsid w:val="003F4754"/>
    <w:rsid w:val="003F48EE"/>
    <w:rsid w:val="003F553A"/>
    <w:rsid w:val="003F6048"/>
    <w:rsid w:val="00400627"/>
    <w:rsid w:val="00402E9D"/>
    <w:rsid w:val="0040402F"/>
    <w:rsid w:val="00404135"/>
    <w:rsid w:val="00404D7E"/>
    <w:rsid w:val="00411244"/>
    <w:rsid w:val="00411B41"/>
    <w:rsid w:val="00411EC2"/>
    <w:rsid w:val="004148A1"/>
    <w:rsid w:val="00417BA9"/>
    <w:rsid w:val="00420F80"/>
    <w:rsid w:val="004212BB"/>
    <w:rsid w:val="00421B0C"/>
    <w:rsid w:val="00422D1D"/>
    <w:rsid w:val="00422D85"/>
    <w:rsid w:val="00425B38"/>
    <w:rsid w:val="0042738E"/>
    <w:rsid w:val="00431C90"/>
    <w:rsid w:val="00432062"/>
    <w:rsid w:val="00433265"/>
    <w:rsid w:val="0043379B"/>
    <w:rsid w:val="00435D89"/>
    <w:rsid w:val="004361E9"/>
    <w:rsid w:val="004370F4"/>
    <w:rsid w:val="00440440"/>
    <w:rsid w:val="004412BF"/>
    <w:rsid w:val="004424A7"/>
    <w:rsid w:val="0044370F"/>
    <w:rsid w:val="0044506A"/>
    <w:rsid w:val="0044528C"/>
    <w:rsid w:val="004504C8"/>
    <w:rsid w:val="00450CBD"/>
    <w:rsid w:val="00452680"/>
    <w:rsid w:val="00454AD3"/>
    <w:rsid w:val="004550F4"/>
    <w:rsid w:val="00455D17"/>
    <w:rsid w:val="004611B6"/>
    <w:rsid w:val="00462226"/>
    <w:rsid w:val="00465C2B"/>
    <w:rsid w:val="00465D44"/>
    <w:rsid w:val="004677DA"/>
    <w:rsid w:val="00467DC1"/>
    <w:rsid w:val="00471730"/>
    <w:rsid w:val="00474B0B"/>
    <w:rsid w:val="00475B04"/>
    <w:rsid w:val="00477F48"/>
    <w:rsid w:val="004822E0"/>
    <w:rsid w:val="00484583"/>
    <w:rsid w:val="00484D4D"/>
    <w:rsid w:val="00484FCB"/>
    <w:rsid w:val="00485153"/>
    <w:rsid w:val="00486EE0"/>
    <w:rsid w:val="00495D9C"/>
    <w:rsid w:val="00496446"/>
    <w:rsid w:val="004A21A9"/>
    <w:rsid w:val="004A282E"/>
    <w:rsid w:val="004A418F"/>
    <w:rsid w:val="004A480D"/>
    <w:rsid w:val="004A4A3F"/>
    <w:rsid w:val="004A5621"/>
    <w:rsid w:val="004B3267"/>
    <w:rsid w:val="004B5373"/>
    <w:rsid w:val="004B5AFE"/>
    <w:rsid w:val="004B7219"/>
    <w:rsid w:val="004B7D23"/>
    <w:rsid w:val="004C0457"/>
    <w:rsid w:val="004C1069"/>
    <w:rsid w:val="004C16A7"/>
    <w:rsid w:val="004C2F8D"/>
    <w:rsid w:val="004C5DF1"/>
    <w:rsid w:val="004C678A"/>
    <w:rsid w:val="004C7085"/>
    <w:rsid w:val="004D082A"/>
    <w:rsid w:val="004D2D95"/>
    <w:rsid w:val="004D39EE"/>
    <w:rsid w:val="004D48AC"/>
    <w:rsid w:val="004D4C58"/>
    <w:rsid w:val="004D5332"/>
    <w:rsid w:val="004D5563"/>
    <w:rsid w:val="004D5C6E"/>
    <w:rsid w:val="004E26D1"/>
    <w:rsid w:val="004E35D2"/>
    <w:rsid w:val="004E4054"/>
    <w:rsid w:val="004E52AF"/>
    <w:rsid w:val="004E53AE"/>
    <w:rsid w:val="004E6E8B"/>
    <w:rsid w:val="004F012E"/>
    <w:rsid w:val="004F3C5D"/>
    <w:rsid w:val="004F5312"/>
    <w:rsid w:val="004F5518"/>
    <w:rsid w:val="005003D1"/>
    <w:rsid w:val="00501741"/>
    <w:rsid w:val="005017B9"/>
    <w:rsid w:val="005029C0"/>
    <w:rsid w:val="005041D2"/>
    <w:rsid w:val="005049A9"/>
    <w:rsid w:val="005100FD"/>
    <w:rsid w:val="0051258D"/>
    <w:rsid w:val="0051284D"/>
    <w:rsid w:val="005129DA"/>
    <w:rsid w:val="00512AD2"/>
    <w:rsid w:val="00512DA4"/>
    <w:rsid w:val="00515689"/>
    <w:rsid w:val="005165FB"/>
    <w:rsid w:val="00516684"/>
    <w:rsid w:val="00521768"/>
    <w:rsid w:val="005223E1"/>
    <w:rsid w:val="00524542"/>
    <w:rsid w:val="00526105"/>
    <w:rsid w:val="0052669E"/>
    <w:rsid w:val="00527FBC"/>
    <w:rsid w:val="005333AD"/>
    <w:rsid w:val="00535735"/>
    <w:rsid w:val="00535DAB"/>
    <w:rsid w:val="00536244"/>
    <w:rsid w:val="0053659A"/>
    <w:rsid w:val="00536E80"/>
    <w:rsid w:val="00540522"/>
    <w:rsid w:val="00540918"/>
    <w:rsid w:val="0054225D"/>
    <w:rsid w:val="005428D9"/>
    <w:rsid w:val="0054398A"/>
    <w:rsid w:val="0054401F"/>
    <w:rsid w:val="005474F7"/>
    <w:rsid w:val="00550E85"/>
    <w:rsid w:val="00552667"/>
    <w:rsid w:val="00552709"/>
    <w:rsid w:val="00552EC7"/>
    <w:rsid w:val="00553B26"/>
    <w:rsid w:val="0055473B"/>
    <w:rsid w:val="00554AD7"/>
    <w:rsid w:val="00555766"/>
    <w:rsid w:val="00556EEC"/>
    <w:rsid w:val="00560FD3"/>
    <w:rsid w:val="0056110C"/>
    <w:rsid w:val="00561F9F"/>
    <w:rsid w:val="0056318C"/>
    <w:rsid w:val="0057021F"/>
    <w:rsid w:val="00570493"/>
    <w:rsid w:val="00573AD8"/>
    <w:rsid w:val="00580BF6"/>
    <w:rsid w:val="00581BD0"/>
    <w:rsid w:val="00583478"/>
    <w:rsid w:val="005836AE"/>
    <w:rsid w:val="0059030A"/>
    <w:rsid w:val="00592A3E"/>
    <w:rsid w:val="005942F5"/>
    <w:rsid w:val="00594D58"/>
    <w:rsid w:val="00597D39"/>
    <w:rsid w:val="00597F61"/>
    <w:rsid w:val="005A1948"/>
    <w:rsid w:val="005A1E0F"/>
    <w:rsid w:val="005B18ED"/>
    <w:rsid w:val="005B2A8E"/>
    <w:rsid w:val="005B3E71"/>
    <w:rsid w:val="005B7069"/>
    <w:rsid w:val="005C0050"/>
    <w:rsid w:val="005C19F5"/>
    <w:rsid w:val="005C2764"/>
    <w:rsid w:val="005C2B0E"/>
    <w:rsid w:val="005C636D"/>
    <w:rsid w:val="005D0468"/>
    <w:rsid w:val="005D1464"/>
    <w:rsid w:val="005D308C"/>
    <w:rsid w:val="005D4865"/>
    <w:rsid w:val="005D4AAE"/>
    <w:rsid w:val="005D6202"/>
    <w:rsid w:val="005D76D9"/>
    <w:rsid w:val="005E6429"/>
    <w:rsid w:val="005E6FA7"/>
    <w:rsid w:val="005F013C"/>
    <w:rsid w:val="005F07BE"/>
    <w:rsid w:val="005F0F79"/>
    <w:rsid w:val="005F105B"/>
    <w:rsid w:val="005F1E29"/>
    <w:rsid w:val="005F4CB6"/>
    <w:rsid w:val="005F6D88"/>
    <w:rsid w:val="00601A94"/>
    <w:rsid w:val="0060344E"/>
    <w:rsid w:val="00604108"/>
    <w:rsid w:val="00605505"/>
    <w:rsid w:val="00607560"/>
    <w:rsid w:val="00611078"/>
    <w:rsid w:val="0061192D"/>
    <w:rsid w:val="00617839"/>
    <w:rsid w:val="00617A9C"/>
    <w:rsid w:val="00617DF0"/>
    <w:rsid w:val="00624F9C"/>
    <w:rsid w:val="00631949"/>
    <w:rsid w:val="006350D9"/>
    <w:rsid w:val="006357B2"/>
    <w:rsid w:val="00635996"/>
    <w:rsid w:val="00641C22"/>
    <w:rsid w:val="006436C8"/>
    <w:rsid w:val="00644BE8"/>
    <w:rsid w:val="00645027"/>
    <w:rsid w:val="006454C9"/>
    <w:rsid w:val="0064644F"/>
    <w:rsid w:val="00651011"/>
    <w:rsid w:val="00651AAA"/>
    <w:rsid w:val="00655B0C"/>
    <w:rsid w:val="00656B70"/>
    <w:rsid w:val="00660181"/>
    <w:rsid w:val="006622FD"/>
    <w:rsid w:val="006624F5"/>
    <w:rsid w:val="0066431B"/>
    <w:rsid w:val="00664FE3"/>
    <w:rsid w:val="00665941"/>
    <w:rsid w:val="00665F75"/>
    <w:rsid w:val="006671E7"/>
    <w:rsid w:val="00673EB1"/>
    <w:rsid w:val="006749AC"/>
    <w:rsid w:val="0067520D"/>
    <w:rsid w:val="006756EC"/>
    <w:rsid w:val="00676A81"/>
    <w:rsid w:val="00676DAE"/>
    <w:rsid w:val="00681E4F"/>
    <w:rsid w:val="00682773"/>
    <w:rsid w:val="006833F0"/>
    <w:rsid w:val="00683C86"/>
    <w:rsid w:val="006847DE"/>
    <w:rsid w:val="0069044B"/>
    <w:rsid w:val="00691EBC"/>
    <w:rsid w:val="006928E3"/>
    <w:rsid w:val="00692E7F"/>
    <w:rsid w:val="00695627"/>
    <w:rsid w:val="00696538"/>
    <w:rsid w:val="00697039"/>
    <w:rsid w:val="006A18C3"/>
    <w:rsid w:val="006A2846"/>
    <w:rsid w:val="006A51B4"/>
    <w:rsid w:val="006A76B4"/>
    <w:rsid w:val="006B064E"/>
    <w:rsid w:val="006B0CA7"/>
    <w:rsid w:val="006B1D29"/>
    <w:rsid w:val="006B31D7"/>
    <w:rsid w:val="006B50E9"/>
    <w:rsid w:val="006B7030"/>
    <w:rsid w:val="006C0A57"/>
    <w:rsid w:val="006C1A7F"/>
    <w:rsid w:val="006C2190"/>
    <w:rsid w:val="006C3A99"/>
    <w:rsid w:val="006C537E"/>
    <w:rsid w:val="006C63CE"/>
    <w:rsid w:val="006C684E"/>
    <w:rsid w:val="006C7332"/>
    <w:rsid w:val="006D1895"/>
    <w:rsid w:val="006E0FEF"/>
    <w:rsid w:val="006E2874"/>
    <w:rsid w:val="006E301C"/>
    <w:rsid w:val="006E3438"/>
    <w:rsid w:val="006E4986"/>
    <w:rsid w:val="006E53EE"/>
    <w:rsid w:val="006F4A3B"/>
    <w:rsid w:val="006F6EF6"/>
    <w:rsid w:val="006F7169"/>
    <w:rsid w:val="006F72B8"/>
    <w:rsid w:val="0070009C"/>
    <w:rsid w:val="00700895"/>
    <w:rsid w:val="00700A0A"/>
    <w:rsid w:val="0070136F"/>
    <w:rsid w:val="0070322D"/>
    <w:rsid w:val="007068A5"/>
    <w:rsid w:val="00710E0F"/>
    <w:rsid w:val="00720F8D"/>
    <w:rsid w:val="0072371D"/>
    <w:rsid w:val="0072615A"/>
    <w:rsid w:val="007319F6"/>
    <w:rsid w:val="00734FAC"/>
    <w:rsid w:val="00736064"/>
    <w:rsid w:val="00737B68"/>
    <w:rsid w:val="00741B2D"/>
    <w:rsid w:val="0074266C"/>
    <w:rsid w:val="0074428D"/>
    <w:rsid w:val="00746892"/>
    <w:rsid w:val="007468B6"/>
    <w:rsid w:val="007469DE"/>
    <w:rsid w:val="007470C1"/>
    <w:rsid w:val="007478A2"/>
    <w:rsid w:val="007478AB"/>
    <w:rsid w:val="00751D2A"/>
    <w:rsid w:val="00753808"/>
    <w:rsid w:val="0075663F"/>
    <w:rsid w:val="00757886"/>
    <w:rsid w:val="0075799D"/>
    <w:rsid w:val="00757B58"/>
    <w:rsid w:val="00760C74"/>
    <w:rsid w:val="00762216"/>
    <w:rsid w:val="00762909"/>
    <w:rsid w:val="00764344"/>
    <w:rsid w:val="00766968"/>
    <w:rsid w:val="007676E3"/>
    <w:rsid w:val="007708DC"/>
    <w:rsid w:val="007718AF"/>
    <w:rsid w:val="00773C54"/>
    <w:rsid w:val="00775537"/>
    <w:rsid w:val="007755AA"/>
    <w:rsid w:val="007776B7"/>
    <w:rsid w:val="00780571"/>
    <w:rsid w:val="0078152F"/>
    <w:rsid w:val="0078215D"/>
    <w:rsid w:val="00782CC9"/>
    <w:rsid w:val="00783C95"/>
    <w:rsid w:val="00783EAC"/>
    <w:rsid w:val="0078517D"/>
    <w:rsid w:val="007868D0"/>
    <w:rsid w:val="00787695"/>
    <w:rsid w:val="007907ED"/>
    <w:rsid w:val="007927B6"/>
    <w:rsid w:val="00793747"/>
    <w:rsid w:val="007938BA"/>
    <w:rsid w:val="00794089"/>
    <w:rsid w:val="00794E76"/>
    <w:rsid w:val="00795CE9"/>
    <w:rsid w:val="00796164"/>
    <w:rsid w:val="007A01AA"/>
    <w:rsid w:val="007A557B"/>
    <w:rsid w:val="007A6B9E"/>
    <w:rsid w:val="007A7749"/>
    <w:rsid w:val="007B0BB1"/>
    <w:rsid w:val="007B25D8"/>
    <w:rsid w:val="007B350B"/>
    <w:rsid w:val="007B408D"/>
    <w:rsid w:val="007B4C26"/>
    <w:rsid w:val="007C1DF9"/>
    <w:rsid w:val="007C3FBE"/>
    <w:rsid w:val="007C4CFE"/>
    <w:rsid w:val="007C5310"/>
    <w:rsid w:val="007C7478"/>
    <w:rsid w:val="007D0A84"/>
    <w:rsid w:val="007D0E21"/>
    <w:rsid w:val="007D10C3"/>
    <w:rsid w:val="007D3CF1"/>
    <w:rsid w:val="007D4FDF"/>
    <w:rsid w:val="007D7C99"/>
    <w:rsid w:val="007E32C2"/>
    <w:rsid w:val="007E3820"/>
    <w:rsid w:val="007E4F40"/>
    <w:rsid w:val="007E4FBD"/>
    <w:rsid w:val="007F4300"/>
    <w:rsid w:val="007F4BE5"/>
    <w:rsid w:val="008000AF"/>
    <w:rsid w:val="00801E70"/>
    <w:rsid w:val="00802CA4"/>
    <w:rsid w:val="008059E2"/>
    <w:rsid w:val="00810EFA"/>
    <w:rsid w:val="00812403"/>
    <w:rsid w:val="00813529"/>
    <w:rsid w:val="008144E1"/>
    <w:rsid w:val="00817E51"/>
    <w:rsid w:val="0082144F"/>
    <w:rsid w:val="008233C3"/>
    <w:rsid w:val="00827E53"/>
    <w:rsid w:val="008324A5"/>
    <w:rsid w:val="00834FE1"/>
    <w:rsid w:val="008353C9"/>
    <w:rsid w:val="00837555"/>
    <w:rsid w:val="0083767E"/>
    <w:rsid w:val="0084025D"/>
    <w:rsid w:val="00842484"/>
    <w:rsid w:val="008427E0"/>
    <w:rsid w:val="00842959"/>
    <w:rsid w:val="0084662F"/>
    <w:rsid w:val="00846A99"/>
    <w:rsid w:val="008472DC"/>
    <w:rsid w:val="00853656"/>
    <w:rsid w:val="00853B64"/>
    <w:rsid w:val="008558A4"/>
    <w:rsid w:val="008566A7"/>
    <w:rsid w:val="00857031"/>
    <w:rsid w:val="00857055"/>
    <w:rsid w:val="008619BB"/>
    <w:rsid w:val="00861D41"/>
    <w:rsid w:val="008644F9"/>
    <w:rsid w:val="0086581C"/>
    <w:rsid w:val="008659CF"/>
    <w:rsid w:val="00865A14"/>
    <w:rsid w:val="00875213"/>
    <w:rsid w:val="0087534E"/>
    <w:rsid w:val="00875684"/>
    <w:rsid w:val="00875908"/>
    <w:rsid w:val="00876252"/>
    <w:rsid w:val="00877D20"/>
    <w:rsid w:val="00877E5A"/>
    <w:rsid w:val="0088297C"/>
    <w:rsid w:val="00882D27"/>
    <w:rsid w:val="00885C76"/>
    <w:rsid w:val="008860E8"/>
    <w:rsid w:val="00886574"/>
    <w:rsid w:val="008873FD"/>
    <w:rsid w:val="00890F4B"/>
    <w:rsid w:val="00891E60"/>
    <w:rsid w:val="00894142"/>
    <w:rsid w:val="008A01F6"/>
    <w:rsid w:val="008A0B96"/>
    <w:rsid w:val="008A393D"/>
    <w:rsid w:val="008A5B2F"/>
    <w:rsid w:val="008A71DF"/>
    <w:rsid w:val="008A7774"/>
    <w:rsid w:val="008A7989"/>
    <w:rsid w:val="008B09B2"/>
    <w:rsid w:val="008B4922"/>
    <w:rsid w:val="008B641F"/>
    <w:rsid w:val="008B6BF4"/>
    <w:rsid w:val="008C092F"/>
    <w:rsid w:val="008C0C17"/>
    <w:rsid w:val="008C430C"/>
    <w:rsid w:val="008C43F8"/>
    <w:rsid w:val="008C4A62"/>
    <w:rsid w:val="008C4ED4"/>
    <w:rsid w:val="008C547B"/>
    <w:rsid w:val="008C59E2"/>
    <w:rsid w:val="008C5F30"/>
    <w:rsid w:val="008C71A6"/>
    <w:rsid w:val="008D14EF"/>
    <w:rsid w:val="008D6739"/>
    <w:rsid w:val="008E143A"/>
    <w:rsid w:val="008E4B47"/>
    <w:rsid w:val="008E58A9"/>
    <w:rsid w:val="008E6F22"/>
    <w:rsid w:val="008E70E8"/>
    <w:rsid w:val="008E7559"/>
    <w:rsid w:val="008E78F1"/>
    <w:rsid w:val="008F05C6"/>
    <w:rsid w:val="008F0C0B"/>
    <w:rsid w:val="008F2372"/>
    <w:rsid w:val="008F393B"/>
    <w:rsid w:val="008F4565"/>
    <w:rsid w:val="008F5E04"/>
    <w:rsid w:val="008F75FC"/>
    <w:rsid w:val="008F7B0E"/>
    <w:rsid w:val="009011B0"/>
    <w:rsid w:val="009020C7"/>
    <w:rsid w:val="00904EEB"/>
    <w:rsid w:val="0091083D"/>
    <w:rsid w:val="00912FAA"/>
    <w:rsid w:val="0091532E"/>
    <w:rsid w:val="00916741"/>
    <w:rsid w:val="00917385"/>
    <w:rsid w:val="00917DA0"/>
    <w:rsid w:val="009204B4"/>
    <w:rsid w:val="0092192B"/>
    <w:rsid w:val="009239D7"/>
    <w:rsid w:val="00923C9C"/>
    <w:rsid w:val="00924424"/>
    <w:rsid w:val="00925ED0"/>
    <w:rsid w:val="009267E9"/>
    <w:rsid w:val="0093106A"/>
    <w:rsid w:val="0093194C"/>
    <w:rsid w:val="00931B5F"/>
    <w:rsid w:val="00932DB3"/>
    <w:rsid w:val="00935544"/>
    <w:rsid w:val="009364A3"/>
    <w:rsid w:val="00940890"/>
    <w:rsid w:val="00940C39"/>
    <w:rsid w:val="00941885"/>
    <w:rsid w:val="00943F37"/>
    <w:rsid w:val="0094405A"/>
    <w:rsid w:val="00944BE7"/>
    <w:rsid w:val="009469E1"/>
    <w:rsid w:val="00951279"/>
    <w:rsid w:val="009531E2"/>
    <w:rsid w:val="00957259"/>
    <w:rsid w:val="009600B4"/>
    <w:rsid w:val="00961630"/>
    <w:rsid w:val="009622D9"/>
    <w:rsid w:val="00962A0C"/>
    <w:rsid w:val="00963A28"/>
    <w:rsid w:val="00964456"/>
    <w:rsid w:val="009665FE"/>
    <w:rsid w:val="0096734C"/>
    <w:rsid w:val="0097056B"/>
    <w:rsid w:val="0097107A"/>
    <w:rsid w:val="00973C73"/>
    <w:rsid w:val="0097458D"/>
    <w:rsid w:val="009746E8"/>
    <w:rsid w:val="00976C0E"/>
    <w:rsid w:val="00976E7C"/>
    <w:rsid w:val="00983245"/>
    <w:rsid w:val="00985466"/>
    <w:rsid w:val="00985F59"/>
    <w:rsid w:val="009861A9"/>
    <w:rsid w:val="009863F6"/>
    <w:rsid w:val="00986757"/>
    <w:rsid w:val="00990DC8"/>
    <w:rsid w:val="00992776"/>
    <w:rsid w:val="0099509B"/>
    <w:rsid w:val="009A245C"/>
    <w:rsid w:val="009B2C10"/>
    <w:rsid w:val="009B34AD"/>
    <w:rsid w:val="009B38E6"/>
    <w:rsid w:val="009B49EF"/>
    <w:rsid w:val="009B6A83"/>
    <w:rsid w:val="009C133D"/>
    <w:rsid w:val="009C13B3"/>
    <w:rsid w:val="009C406A"/>
    <w:rsid w:val="009C528F"/>
    <w:rsid w:val="009C7F46"/>
    <w:rsid w:val="009D2467"/>
    <w:rsid w:val="009D31B5"/>
    <w:rsid w:val="009D4436"/>
    <w:rsid w:val="009D5791"/>
    <w:rsid w:val="009E0F61"/>
    <w:rsid w:val="009E1997"/>
    <w:rsid w:val="009E2012"/>
    <w:rsid w:val="009E40EA"/>
    <w:rsid w:val="009E54BE"/>
    <w:rsid w:val="009E5840"/>
    <w:rsid w:val="009E71DD"/>
    <w:rsid w:val="009F0F1D"/>
    <w:rsid w:val="009F105D"/>
    <w:rsid w:val="009F11DF"/>
    <w:rsid w:val="009F45D9"/>
    <w:rsid w:val="009F4C4B"/>
    <w:rsid w:val="009F5242"/>
    <w:rsid w:val="009F5AC6"/>
    <w:rsid w:val="009F6432"/>
    <w:rsid w:val="009F6A48"/>
    <w:rsid w:val="00A006E9"/>
    <w:rsid w:val="00A011F5"/>
    <w:rsid w:val="00A02730"/>
    <w:rsid w:val="00A02A0E"/>
    <w:rsid w:val="00A05F7E"/>
    <w:rsid w:val="00A06672"/>
    <w:rsid w:val="00A06A9F"/>
    <w:rsid w:val="00A10038"/>
    <w:rsid w:val="00A10545"/>
    <w:rsid w:val="00A12B74"/>
    <w:rsid w:val="00A1504F"/>
    <w:rsid w:val="00A15D96"/>
    <w:rsid w:val="00A205FC"/>
    <w:rsid w:val="00A206DF"/>
    <w:rsid w:val="00A25344"/>
    <w:rsid w:val="00A32217"/>
    <w:rsid w:val="00A326EC"/>
    <w:rsid w:val="00A3322C"/>
    <w:rsid w:val="00A343BB"/>
    <w:rsid w:val="00A35A5A"/>
    <w:rsid w:val="00A36563"/>
    <w:rsid w:val="00A36567"/>
    <w:rsid w:val="00A42650"/>
    <w:rsid w:val="00A42993"/>
    <w:rsid w:val="00A443E0"/>
    <w:rsid w:val="00A47125"/>
    <w:rsid w:val="00A47D71"/>
    <w:rsid w:val="00A51CF8"/>
    <w:rsid w:val="00A53695"/>
    <w:rsid w:val="00A54BD9"/>
    <w:rsid w:val="00A550FE"/>
    <w:rsid w:val="00A56026"/>
    <w:rsid w:val="00A6017C"/>
    <w:rsid w:val="00A62538"/>
    <w:rsid w:val="00A659C8"/>
    <w:rsid w:val="00A73708"/>
    <w:rsid w:val="00A7565B"/>
    <w:rsid w:val="00A77929"/>
    <w:rsid w:val="00A82AED"/>
    <w:rsid w:val="00A82E91"/>
    <w:rsid w:val="00A841E1"/>
    <w:rsid w:val="00A87FD0"/>
    <w:rsid w:val="00A908A5"/>
    <w:rsid w:val="00A93EE5"/>
    <w:rsid w:val="00A94F8A"/>
    <w:rsid w:val="00A95866"/>
    <w:rsid w:val="00A95D66"/>
    <w:rsid w:val="00A96FB1"/>
    <w:rsid w:val="00AA085A"/>
    <w:rsid w:val="00AA34C7"/>
    <w:rsid w:val="00AA3DE7"/>
    <w:rsid w:val="00AA461C"/>
    <w:rsid w:val="00AA69AE"/>
    <w:rsid w:val="00AB07A6"/>
    <w:rsid w:val="00AB1AEC"/>
    <w:rsid w:val="00AB20C2"/>
    <w:rsid w:val="00AB42F3"/>
    <w:rsid w:val="00AB49C6"/>
    <w:rsid w:val="00AB7FFD"/>
    <w:rsid w:val="00AC058B"/>
    <w:rsid w:val="00AC173F"/>
    <w:rsid w:val="00AC25BC"/>
    <w:rsid w:val="00AC3A34"/>
    <w:rsid w:val="00AC4D0F"/>
    <w:rsid w:val="00AC5113"/>
    <w:rsid w:val="00AC5BD7"/>
    <w:rsid w:val="00AD081C"/>
    <w:rsid w:val="00AD12AA"/>
    <w:rsid w:val="00AD1348"/>
    <w:rsid w:val="00AD1F21"/>
    <w:rsid w:val="00AD3A7B"/>
    <w:rsid w:val="00AD65D3"/>
    <w:rsid w:val="00AD688A"/>
    <w:rsid w:val="00AE03BE"/>
    <w:rsid w:val="00AE1FB4"/>
    <w:rsid w:val="00AE20B3"/>
    <w:rsid w:val="00AE3EBE"/>
    <w:rsid w:val="00AE443A"/>
    <w:rsid w:val="00AE5CBB"/>
    <w:rsid w:val="00AE761A"/>
    <w:rsid w:val="00AF0C1A"/>
    <w:rsid w:val="00AF0E9B"/>
    <w:rsid w:val="00AF158C"/>
    <w:rsid w:val="00AF1ADF"/>
    <w:rsid w:val="00AF4854"/>
    <w:rsid w:val="00AF5FF5"/>
    <w:rsid w:val="00AF785A"/>
    <w:rsid w:val="00B00502"/>
    <w:rsid w:val="00B010A0"/>
    <w:rsid w:val="00B01F0E"/>
    <w:rsid w:val="00B03502"/>
    <w:rsid w:val="00B05601"/>
    <w:rsid w:val="00B0588C"/>
    <w:rsid w:val="00B104FB"/>
    <w:rsid w:val="00B14D2E"/>
    <w:rsid w:val="00B14DE0"/>
    <w:rsid w:val="00B169BF"/>
    <w:rsid w:val="00B1776A"/>
    <w:rsid w:val="00B2116F"/>
    <w:rsid w:val="00B21EF7"/>
    <w:rsid w:val="00B22C4B"/>
    <w:rsid w:val="00B265B6"/>
    <w:rsid w:val="00B27419"/>
    <w:rsid w:val="00B308AA"/>
    <w:rsid w:val="00B326C6"/>
    <w:rsid w:val="00B32AF1"/>
    <w:rsid w:val="00B33516"/>
    <w:rsid w:val="00B34073"/>
    <w:rsid w:val="00B35620"/>
    <w:rsid w:val="00B3645E"/>
    <w:rsid w:val="00B3796A"/>
    <w:rsid w:val="00B4241C"/>
    <w:rsid w:val="00B43314"/>
    <w:rsid w:val="00B4337D"/>
    <w:rsid w:val="00B46BB4"/>
    <w:rsid w:val="00B50930"/>
    <w:rsid w:val="00B50F90"/>
    <w:rsid w:val="00B51808"/>
    <w:rsid w:val="00B54232"/>
    <w:rsid w:val="00B55CFB"/>
    <w:rsid w:val="00B56101"/>
    <w:rsid w:val="00B6003B"/>
    <w:rsid w:val="00B614F1"/>
    <w:rsid w:val="00B61988"/>
    <w:rsid w:val="00B6209A"/>
    <w:rsid w:val="00B62E31"/>
    <w:rsid w:val="00B6360C"/>
    <w:rsid w:val="00B63665"/>
    <w:rsid w:val="00B64344"/>
    <w:rsid w:val="00B6663B"/>
    <w:rsid w:val="00B6686D"/>
    <w:rsid w:val="00B67BDB"/>
    <w:rsid w:val="00B7003C"/>
    <w:rsid w:val="00B7383D"/>
    <w:rsid w:val="00B7384C"/>
    <w:rsid w:val="00B7628A"/>
    <w:rsid w:val="00B768C5"/>
    <w:rsid w:val="00B76DDF"/>
    <w:rsid w:val="00B8076B"/>
    <w:rsid w:val="00B81995"/>
    <w:rsid w:val="00B81B57"/>
    <w:rsid w:val="00B828B7"/>
    <w:rsid w:val="00B82BEB"/>
    <w:rsid w:val="00B842D1"/>
    <w:rsid w:val="00B867B6"/>
    <w:rsid w:val="00B8734F"/>
    <w:rsid w:val="00B900DA"/>
    <w:rsid w:val="00B90CDE"/>
    <w:rsid w:val="00B91420"/>
    <w:rsid w:val="00B91DD4"/>
    <w:rsid w:val="00B91F30"/>
    <w:rsid w:val="00B936FF"/>
    <w:rsid w:val="00B93CF8"/>
    <w:rsid w:val="00B947A2"/>
    <w:rsid w:val="00B979C7"/>
    <w:rsid w:val="00BA304E"/>
    <w:rsid w:val="00BA42B9"/>
    <w:rsid w:val="00BA5864"/>
    <w:rsid w:val="00BA5FA5"/>
    <w:rsid w:val="00BB068C"/>
    <w:rsid w:val="00BB0C3F"/>
    <w:rsid w:val="00BB2125"/>
    <w:rsid w:val="00BB555B"/>
    <w:rsid w:val="00BB59C6"/>
    <w:rsid w:val="00BB6AAF"/>
    <w:rsid w:val="00BB76FE"/>
    <w:rsid w:val="00BB7C32"/>
    <w:rsid w:val="00BC1129"/>
    <w:rsid w:val="00BC229C"/>
    <w:rsid w:val="00BC36B1"/>
    <w:rsid w:val="00BC3E25"/>
    <w:rsid w:val="00BC40E7"/>
    <w:rsid w:val="00BC5E9C"/>
    <w:rsid w:val="00BC6067"/>
    <w:rsid w:val="00BC6194"/>
    <w:rsid w:val="00BD04CA"/>
    <w:rsid w:val="00BD1A2F"/>
    <w:rsid w:val="00BD1AD2"/>
    <w:rsid w:val="00BD23DB"/>
    <w:rsid w:val="00BD4880"/>
    <w:rsid w:val="00BD67F9"/>
    <w:rsid w:val="00BD708E"/>
    <w:rsid w:val="00BE159A"/>
    <w:rsid w:val="00BE1DA6"/>
    <w:rsid w:val="00BE23D6"/>
    <w:rsid w:val="00BE4F70"/>
    <w:rsid w:val="00BE7F7D"/>
    <w:rsid w:val="00BF04F2"/>
    <w:rsid w:val="00BF0D5D"/>
    <w:rsid w:val="00BF4DDC"/>
    <w:rsid w:val="00BF564B"/>
    <w:rsid w:val="00BF72C3"/>
    <w:rsid w:val="00BF751D"/>
    <w:rsid w:val="00BF7B27"/>
    <w:rsid w:val="00C007D3"/>
    <w:rsid w:val="00C03094"/>
    <w:rsid w:val="00C045AD"/>
    <w:rsid w:val="00C07062"/>
    <w:rsid w:val="00C073B3"/>
    <w:rsid w:val="00C11D87"/>
    <w:rsid w:val="00C131EC"/>
    <w:rsid w:val="00C1629E"/>
    <w:rsid w:val="00C16B60"/>
    <w:rsid w:val="00C17CA3"/>
    <w:rsid w:val="00C23734"/>
    <w:rsid w:val="00C259C3"/>
    <w:rsid w:val="00C25E19"/>
    <w:rsid w:val="00C27815"/>
    <w:rsid w:val="00C27C27"/>
    <w:rsid w:val="00C32696"/>
    <w:rsid w:val="00C33C3A"/>
    <w:rsid w:val="00C358B3"/>
    <w:rsid w:val="00C35B19"/>
    <w:rsid w:val="00C421C5"/>
    <w:rsid w:val="00C4480A"/>
    <w:rsid w:val="00C46C05"/>
    <w:rsid w:val="00C47F69"/>
    <w:rsid w:val="00C51578"/>
    <w:rsid w:val="00C5430A"/>
    <w:rsid w:val="00C544BA"/>
    <w:rsid w:val="00C55298"/>
    <w:rsid w:val="00C571ED"/>
    <w:rsid w:val="00C572EC"/>
    <w:rsid w:val="00C57424"/>
    <w:rsid w:val="00C6000A"/>
    <w:rsid w:val="00C607B7"/>
    <w:rsid w:val="00C60DBE"/>
    <w:rsid w:val="00C61D07"/>
    <w:rsid w:val="00C63E53"/>
    <w:rsid w:val="00C662F9"/>
    <w:rsid w:val="00C67520"/>
    <w:rsid w:val="00C700C9"/>
    <w:rsid w:val="00C708AA"/>
    <w:rsid w:val="00C72A3B"/>
    <w:rsid w:val="00C72A63"/>
    <w:rsid w:val="00C76236"/>
    <w:rsid w:val="00C76B18"/>
    <w:rsid w:val="00C77328"/>
    <w:rsid w:val="00C809D5"/>
    <w:rsid w:val="00C81A20"/>
    <w:rsid w:val="00C8229B"/>
    <w:rsid w:val="00C84736"/>
    <w:rsid w:val="00C920D8"/>
    <w:rsid w:val="00C931A5"/>
    <w:rsid w:val="00C935B2"/>
    <w:rsid w:val="00C94DA6"/>
    <w:rsid w:val="00C95BD8"/>
    <w:rsid w:val="00C96605"/>
    <w:rsid w:val="00C9712F"/>
    <w:rsid w:val="00CA0376"/>
    <w:rsid w:val="00CA0515"/>
    <w:rsid w:val="00CA0FBE"/>
    <w:rsid w:val="00CA2D9E"/>
    <w:rsid w:val="00CA4A35"/>
    <w:rsid w:val="00CB0530"/>
    <w:rsid w:val="00CB28A4"/>
    <w:rsid w:val="00CB6A4D"/>
    <w:rsid w:val="00CC00E5"/>
    <w:rsid w:val="00CC1232"/>
    <w:rsid w:val="00CC4629"/>
    <w:rsid w:val="00CC5847"/>
    <w:rsid w:val="00CD0413"/>
    <w:rsid w:val="00CD212D"/>
    <w:rsid w:val="00CD6A94"/>
    <w:rsid w:val="00CE3528"/>
    <w:rsid w:val="00CE4699"/>
    <w:rsid w:val="00CE5D98"/>
    <w:rsid w:val="00CE6528"/>
    <w:rsid w:val="00CF2382"/>
    <w:rsid w:val="00CF2BBB"/>
    <w:rsid w:val="00CF2DDB"/>
    <w:rsid w:val="00CF31F9"/>
    <w:rsid w:val="00CF5DEA"/>
    <w:rsid w:val="00CF6709"/>
    <w:rsid w:val="00D016ED"/>
    <w:rsid w:val="00D044D0"/>
    <w:rsid w:val="00D05284"/>
    <w:rsid w:val="00D0532A"/>
    <w:rsid w:val="00D05E77"/>
    <w:rsid w:val="00D05F0B"/>
    <w:rsid w:val="00D11B2E"/>
    <w:rsid w:val="00D11CB1"/>
    <w:rsid w:val="00D12EB8"/>
    <w:rsid w:val="00D15895"/>
    <w:rsid w:val="00D1624A"/>
    <w:rsid w:val="00D17F69"/>
    <w:rsid w:val="00D20451"/>
    <w:rsid w:val="00D21915"/>
    <w:rsid w:val="00D222EF"/>
    <w:rsid w:val="00D2262E"/>
    <w:rsid w:val="00D245A1"/>
    <w:rsid w:val="00D25146"/>
    <w:rsid w:val="00D25A95"/>
    <w:rsid w:val="00D307A1"/>
    <w:rsid w:val="00D3129E"/>
    <w:rsid w:val="00D312A2"/>
    <w:rsid w:val="00D31AD3"/>
    <w:rsid w:val="00D31FCF"/>
    <w:rsid w:val="00D33017"/>
    <w:rsid w:val="00D34A82"/>
    <w:rsid w:val="00D34DD6"/>
    <w:rsid w:val="00D368FE"/>
    <w:rsid w:val="00D377D0"/>
    <w:rsid w:val="00D407B6"/>
    <w:rsid w:val="00D47022"/>
    <w:rsid w:val="00D50744"/>
    <w:rsid w:val="00D52259"/>
    <w:rsid w:val="00D523B6"/>
    <w:rsid w:val="00D52597"/>
    <w:rsid w:val="00D52C54"/>
    <w:rsid w:val="00D532A5"/>
    <w:rsid w:val="00D538F5"/>
    <w:rsid w:val="00D55DD2"/>
    <w:rsid w:val="00D60E21"/>
    <w:rsid w:val="00D61444"/>
    <w:rsid w:val="00D63FE4"/>
    <w:rsid w:val="00D6410B"/>
    <w:rsid w:val="00D644DE"/>
    <w:rsid w:val="00D65486"/>
    <w:rsid w:val="00D6684F"/>
    <w:rsid w:val="00D67A37"/>
    <w:rsid w:val="00D67A49"/>
    <w:rsid w:val="00D7663E"/>
    <w:rsid w:val="00D81614"/>
    <w:rsid w:val="00D87EDF"/>
    <w:rsid w:val="00D902DF"/>
    <w:rsid w:val="00D90F01"/>
    <w:rsid w:val="00D93604"/>
    <w:rsid w:val="00D93B16"/>
    <w:rsid w:val="00D962DC"/>
    <w:rsid w:val="00D96D3D"/>
    <w:rsid w:val="00DA1443"/>
    <w:rsid w:val="00DA2578"/>
    <w:rsid w:val="00DA40BA"/>
    <w:rsid w:val="00DA6A47"/>
    <w:rsid w:val="00DA6AEC"/>
    <w:rsid w:val="00DB0BA6"/>
    <w:rsid w:val="00DB0BBC"/>
    <w:rsid w:val="00DB0F92"/>
    <w:rsid w:val="00DB25A7"/>
    <w:rsid w:val="00DB4483"/>
    <w:rsid w:val="00DB4A9F"/>
    <w:rsid w:val="00DB5751"/>
    <w:rsid w:val="00DC1C7C"/>
    <w:rsid w:val="00DC3CF4"/>
    <w:rsid w:val="00DC4923"/>
    <w:rsid w:val="00DC706D"/>
    <w:rsid w:val="00DC70E0"/>
    <w:rsid w:val="00DD0908"/>
    <w:rsid w:val="00DD0FC8"/>
    <w:rsid w:val="00DD26B7"/>
    <w:rsid w:val="00DD32A0"/>
    <w:rsid w:val="00DD4117"/>
    <w:rsid w:val="00DD4D28"/>
    <w:rsid w:val="00DD5F1C"/>
    <w:rsid w:val="00DD6098"/>
    <w:rsid w:val="00DD7302"/>
    <w:rsid w:val="00DD76B7"/>
    <w:rsid w:val="00DE0121"/>
    <w:rsid w:val="00DE02A3"/>
    <w:rsid w:val="00DE193B"/>
    <w:rsid w:val="00DE1BF6"/>
    <w:rsid w:val="00DE2356"/>
    <w:rsid w:val="00DE25EC"/>
    <w:rsid w:val="00DE3501"/>
    <w:rsid w:val="00DE44BC"/>
    <w:rsid w:val="00DE6F34"/>
    <w:rsid w:val="00DE7959"/>
    <w:rsid w:val="00DE7E57"/>
    <w:rsid w:val="00DE7F3D"/>
    <w:rsid w:val="00DF20F6"/>
    <w:rsid w:val="00DF2FFD"/>
    <w:rsid w:val="00DF362E"/>
    <w:rsid w:val="00DF49BE"/>
    <w:rsid w:val="00E0239C"/>
    <w:rsid w:val="00E03D66"/>
    <w:rsid w:val="00E04BEF"/>
    <w:rsid w:val="00E052C1"/>
    <w:rsid w:val="00E10320"/>
    <w:rsid w:val="00E1071B"/>
    <w:rsid w:val="00E1280A"/>
    <w:rsid w:val="00E12B43"/>
    <w:rsid w:val="00E15105"/>
    <w:rsid w:val="00E20F57"/>
    <w:rsid w:val="00E21A4D"/>
    <w:rsid w:val="00E22879"/>
    <w:rsid w:val="00E22E45"/>
    <w:rsid w:val="00E251B6"/>
    <w:rsid w:val="00E25F8D"/>
    <w:rsid w:val="00E269D8"/>
    <w:rsid w:val="00E26CE4"/>
    <w:rsid w:val="00E26F9A"/>
    <w:rsid w:val="00E275CC"/>
    <w:rsid w:val="00E301AB"/>
    <w:rsid w:val="00E3236B"/>
    <w:rsid w:val="00E3285B"/>
    <w:rsid w:val="00E33834"/>
    <w:rsid w:val="00E35977"/>
    <w:rsid w:val="00E35E57"/>
    <w:rsid w:val="00E36C12"/>
    <w:rsid w:val="00E379B0"/>
    <w:rsid w:val="00E40D42"/>
    <w:rsid w:val="00E41B84"/>
    <w:rsid w:val="00E41DD5"/>
    <w:rsid w:val="00E46149"/>
    <w:rsid w:val="00E46447"/>
    <w:rsid w:val="00E475FC"/>
    <w:rsid w:val="00E54FEA"/>
    <w:rsid w:val="00E550A7"/>
    <w:rsid w:val="00E55551"/>
    <w:rsid w:val="00E66D54"/>
    <w:rsid w:val="00E70C09"/>
    <w:rsid w:val="00E715AB"/>
    <w:rsid w:val="00E71955"/>
    <w:rsid w:val="00E71D46"/>
    <w:rsid w:val="00E72B18"/>
    <w:rsid w:val="00E73511"/>
    <w:rsid w:val="00E739CA"/>
    <w:rsid w:val="00E75469"/>
    <w:rsid w:val="00E7771F"/>
    <w:rsid w:val="00E809FE"/>
    <w:rsid w:val="00E81AAD"/>
    <w:rsid w:val="00E81C75"/>
    <w:rsid w:val="00E8253F"/>
    <w:rsid w:val="00E8382E"/>
    <w:rsid w:val="00E8474D"/>
    <w:rsid w:val="00E85180"/>
    <w:rsid w:val="00E8569F"/>
    <w:rsid w:val="00E86323"/>
    <w:rsid w:val="00E90281"/>
    <w:rsid w:val="00E91B9E"/>
    <w:rsid w:val="00E94979"/>
    <w:rsid w:val="00E9559A"/>
    <w:rsid w:val="00E970D1"/>
    <w:rsid w:val="00E97314"/>
    <w:rsid w:val="00E97714"/>
    <w:rsid w:val="00EA0F52"/>
    <w:rsid w:val="00EA1BEF"/>
    <w:rsid w:val="00EA1DA6"/>
    <w:rsid w:val="00EA31B4"/>
    <w:rsid w:val="00EB010D"/>
    <w:rsid w:val="00EB237D"/>
    <w:rsid w:val="00EB297A"/>
    <w:rsid w:val="00EB466F"/>
    <w:rsid w:val="00EB4D45"/>
    <w:rsid w:val="00EB5BA3"/>
    <w:rsid w:val="00EB5FF7"/>
    <w:rsid w:val="00EB660D"/>
    <w:rsid w:val="00EB70E1"/>
    <w:rsid w:val="00EB731E"/>
    <w:rsid w:val="00EB7F38"/>
    <w:rsid w:val="00EC5FCA"/>
    <w:rsid w:val="00EC68D7"/>
    <w:rsid w:val="00EC6BF2"/>
    <w:rsid w:val="00EC7B7B"/>
    <w:rsid w:val="00EC7E4E"/>
    <w:rsid w:val="00ED15B6"/>
    <w:rsid w:val="00ED325E"/>
    <w:rsid w:val="00ED6BB6"/>
    <w:rsid w:val="00EE189D"/>
    <w:rsid w:val="00EE281A"/>
    <w:rsid w:val="00EE3F64"/>
    <w:rsid w:val="00EE408D"/>
    <w:rsid w:val="00EE575C"/>
    <w:rsid w:val="00EE7A0D"/>
    <w:rsid w:val="00EF0003"/>
    <w:rsid w:val="00EF2589"/>
    <w:rsid w:val="00EF26FB"/>
    <w:rsid w:val="00EF637C"/>
    <w:rsid w:val="00EF6864"/>
    <w:rsid w:val="00F01161"/>
    <w:rsid w:val="00F028A7"/>
    <w:rsid w:val="00F03169"/>
    <w:rsid w:val="00F04905"/>
    <w:rsid w:val="00F04D34"/>
    <w:rsid w:val="00F073BE"/>
    <w:rsid w:val="00F101EF"/>
    <w:rsid w:val="00F11D63"/>
    <w:rsid w:val="00F12C0A"/>
    <w:rsid w:val="00F134F8"/>
    <w:rsid w:val="00F13E6C"/>
    <w:rsid w:val="00F16999"/>
    <w:rsid w:val="00F16A2A"/>
    <w:rsid w:val="00F16D3E"/>
    <w:rsid w:val="00F211E4"/>
    <w:rsid w:val="00F21A2A"/>
    <w:rsid w:val="00F2257D"/>
    <w:rsid w:val="00F2513E"/>
    <w:rsid w:val="00F27E8E"/>
    <w:rsid w:val="00F27F71"/>
    <w:rsid w:val="00F305FF"/>
    <w:rsid w:val="00F31BB8"/>
    <w:rsid w:val="00F31EE4"/>
    <w:rsid w:val="00F3281D"/>
    <w:rsid w:val="00F3291D"/>
    <w:rsid w:val="00F3475A"/>
    <w:rsid w:val="00F40EAE"/>
    <w:rsid w:val="00F418C3"/>
    <w:rsid w:val="00F426EA"/>
    <w:rsid w:val="00F42FD9"/>
    <w:rsid w:val="00F43882"/>
    <w:rsid w:val="00F451C1"/>
    <w:rsid w:val="00F51EC7"/>
    <w:rsid w:val="00F534C7"/>
    <w:rsid w:val="00F54BD4"/>
    <w:rsid w:val="00F55AAE"/>
    <w:rsid w:val="00F57434"/>
    <w:rsid w:val="00F63413"/>
    <w:rsid w:val="00F6626B"/>
    <w:rsid w:val="00F6734B"/>
    <w:rsid w:val="00F67760"/>
    <w:rsid w:val="00F70EB6"/>
    <w:rsid w:val="00F71757"/>
    <w:rsid w:val="00F71E2B"/>
    <w:rsid w:val="00F73133"/>
    <w:rsid w:val="00F73252"/>
    <w:rsid w:val="00F765C1"/>
    <w:rsid w:val="00F81A8D"/>
    <w:rsid w:val="00F86C2A"/>
    <w:rsid w:val="00F8763A"/>
    <w:rsid w:val="00F90524"/>
    <w:rsid w:val="00F907B5"/>
    <w:rsid w:val="00F976AB"/>
    <w:rsid w:val="00FA1AF1"/>
    <w:rsid w:val="00FA4EF0"/>
    <w:rsid w:val="00FA63ED"/>
    <w:rsid w:val="00FA68D3"/>
    <w:rsid w:val="00FB0FCA"/>
    <w:rsid w:val="00FB1318"/>
    <w:rsid w:val="00FB436F"/>
    <w:rsid w:val="00FB67FA"/>
    <w:rsid w:val="00FC1991"/>
    <w:rsid w:val="00FC22E5"/>
    <w:rsid w:val="00FC5C2E"/>
    <w:rsid w:val="00FD0FA3"/>
    <w:rsid w:val="00FD25F8"/>
    <w:rsid w:val="00FD26DD"/>
    <w:rsid w:val="00FD4447"/>
    <w:rsid w:val="00FD54DA"/>
    <w:rsid w:val="00FD6866"/>
    <w:rsid w:val="00FE029C"/>
    <w:rsid w:val="00FE0991"/>
    <w:rsid w:val="00FE179B"/>
    <w:rsid w:val="00FE3B79"/>
    <w:rsid w:val="00FE5504"/>
    <w:rsid w:val="00FE5B5D"/>
    <w:rsid w:val="00FF0866"/>
    <w:rsid w:val="00FF1F20"/>
    <w:rsid w:val="00FF36DF"/>
    <w:rsid w:val="00FF4BB9"/>
    <w:rsid w:val="00FF5444"/>
    <w:rsid w:val="00FF5B16"/>
    <w:rsid w:val="00FF63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BDA2D05-3418-4065-BEDD-D75662A1A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uiPriority="9" w:qFormat="1"/>
    <w:lsdException w:name="heading 4" w:qFormat="1"/>
    <w:lsdException w:name="toc 1" w:uiPriority="39"/>
    <w:lsdException w:name="toc 2" w:uiPriority="39"/>
    <w:lsdException w:name="toc 3" w:uiPriority="39"/>
    <w:lsdException w:name="footer" w:uiPriority="99"/>
    <w:lsdException w:name="caption" w:uiPriority="35" w:qFormat="1"/>
    <w:lsdException w:name="endnote text" w:uiPriority="99"/>
    <w:lsdException w:name="Title" w:uiPriority="10" w:qFormat="1"/>
    <w:lsdException w:name="Subtitle" w:qFormat="1"/>
    <w:lsdException w:name="Body Text Indent 2"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2C3"/>
    <w:pPr>
      <w:jc w:val="both"/>
      <w:pPrChange w:id="0" w:author="ASD" w:date="2016-05-26T18:41:00Z">
        <w:pPr/>
      </w:pPrChange>
    </w:pPr>
    <w:rPr>
      <w:sz w:val="24"/>
      <w:szCs w:val="24"/>
      <w:rPrChange w:id="0" w:author="ASD" w:date="2016-05-26T18:41:00Z">
        <w:rPr>
          <w:sz w:val="24"/>
          <w:szCs w:val="24"/>
          <w:lang w:val="ru-RU" w:eastAsia="ru-RU" w:bidi="ar-SA"/>
        </w:rPr>
      </w:rPrChange>
    </w:rPr>
  </w:style>
  <w:style w:type="paragraph" w:styleId="1">
    <w:name w:val="heading 1"/>
    <w:aliases w:val="tнtulo 1"/>
    <w:basedOn w:val="a"/>
    <w:next w:val="a"/>
    <w:link w:val="10"/>
    <w:uiPriority w:val="9"/>
    <w:qFormat/>
    <w:rsid w:val="007D4FDF"/>
    <w:pPr>
      <w:keepNext/>
      <w:spacing w:before="240" w:after="60"/>
      <w:jc w:val="center"/>
      <w:outlineLvl w:val="0"/>
    </w:pPr>
    <w:rPr>
      <w:b/>
      <w:bCs/>
      <w:kern w:val="32"/>
      <w:sz w:val="28"/>
      <w:szCs w:val="32"/>
    </w:rPr>
  </w:style>
  <w:style w:type="paragraph" w:styleId="2">
    <w:name w:val="heading 2"/>
    <w:aliases w:val="tнtulo 2"/>
    <w:basedOn w:val="a"/>
    <w:next w:val="a"/>
    <w:link w:val="20"/>
    <w:qFormat/>
    <w:rsid w:val="002A282A"/>
    <w:pPr>
      <w:keepNext/>
      <w:spacing w:before="240" w:after="60"/>
      <w:outlineLvl w:val="1"/>
    </w:pPr>
    <w:rPr>
      <w:b/>
      <w:bCs/>
      <w:iCs/>
      <w:sz w:val="28"/>
      <w:szCs w:val="28"/>
    </w:rPr>
  </w:style>
  <w:style w:type="paragraph" w:styleId="3">
    <w:name w:val="heading 3"/>
    <w:aliases w:val="tнtulo 3,h3,3"/>
    <w:basedOn w:val="a"/>
    <w:link w:val="30"/>
    <w:uiPriority w:val="9"/>
    <w:qFormat/>
    <w:rsid w:val="00AC25BC"/>
    <w:pPr>
      <w:spacing w:before="120" w:beforeAutospacing="1" w:after="120" w:afterAutospacing="1"/>
      <w:outlineLvl w:val="2"/>
    </w:pPr>
    <w:rPr>
      <w:b/>
      <w:bCs/>
      <w:sz w:val="28"/>
      <w:szCs w:val="27"/>
      <w:lang w:val="x-none" w:eastAsia="x-none"/>
    </w:rPr>
  </w:style>
  <w:style w:type="paragraph" w:styleId="4">
    <w:name w:val="heading 4"/>
    <w:basedOn w:val="a"/>
    <w:next w:val="a"/>
    <w:link w:val="40"/>
    <w:qFormat/>
    <w:rsid w:val="00EC5FCA"/>
    <w:pPr>
      <w:keepNext/>
      <w:spacing w:before="240" w:after="60"/>
      <w:outlineLvl w:val="3"/>
    </w:pPr>
    <w:rPr>
      <w:b/>
      <w:bCs/>
      <w:sz w:val="28"/>
      <w:szCs w:val="28"/>
    </w:rPr>
  </w:style>
  <w:style w:type="paragraph" w:styleId="5">
    <w:name w:val="heading 5"/>
    <w:basedOn w:val="a"/>
    <w:next w:val="a"/>
    <w:rsid w:val="00EC5FCA"/>
    <w:pPr>
      <w:spacing w:before="240" w:after="60"/>
      <w:outlineLvl w:val="4"/>
    </w:pPr>
    <w:rPr>
      <w:b/>
      <w:bCs/>
      <w:i/>
      <w:iCs/>
      <w:sz w:val="26"/>
      <w:szCs w:val="26"/>
    </w:rPr>
  </w:style>
  <w:style w:type="paragraph" w:styleId="6">
    <w:name w:val="heading 6"/>
    <w:basedOn w:val="a"/>
    <w:next w:val="a"/>
    <w:rsid w:val="00EC5FCA"/>
    <w:pPr>
      <w:spacing w:before="240" w:after="60"/>
      <w:outlineLvl w:val="5"/>
    </w:pPr>
    <w:rPr>
      <w:b/>
      <w:bCs/>
      <w:sz w:val="22"/>
      <w:szCs w:val="22"/>
    </w:rPr>
  </w:style>
  <w:style w:type="paragraph" w:styleId="7">
    <w:name w:val="heading 7"/>
    <w:basedOn w:val="a"/>
    <w:next w:val="a"/>
    <w:rsid w:val="00EC5FCA"/>
    <w:pPr>
      <w:spacing w:before="240" w:after="60"/>
      <w:outlineLvl w:val="6"/>
    </w:pPr>
  </w:style>
  <w:style w:type="paragraph" w:styleId="8">
    <w:name w:val="heading 8"/>
    <w:basedOn w:val="a"/>
    <w:next w:val="a"/>
    <w:rsid w:val="00EC5FCA"/>
    <w:pPr>
      <w:spacing w:before="240" w:after="60"/>
      <w:outlineLvl w:val="7"/>
    </w:pPr>
    <w:rPr>
      <w:i/>
      <w:iCs/>
    </w:rPr>
  </w:style>
  <w:style w:type="paragraph" w:styleId="9">
    <w:name w:val="heading 9"/>
    <w:basedOn w:val="a"/>
    <w:next w:val="a"/>
    <w:rsid w:val="00EC5FCA"/>
    <w:p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760C74"/>
    <w:pPr>
      <w:tabs>
        <w:tab w:val="center" w:pos="4677"/>
        <w:tab w:val="right" w:pos="9355"/>
      </w:tabs>
    </w:pPr>
    <w:rPr>
      <w:lang w:val="x-none" w:eastAsia="x-none"/>
    </w:rPr>
  </w:style>
  <w:style w:type="paragraph" w:styleId="a5">
    <w:name w:val="footer"/>
    <w:basedOn w:val="a"/>
    <w:link w:val="a6"/>
    <w:uiPriority w:val="99"/>
    <w:rsid w:val="00AD65D3"/>
    <w:pPr>
      <w:tabs>
        <w:tab w:val="center" w:pos="4677"/>
        <w:tab w:val="right" w:pos="9355"/>
      </w:tabs>
    </w:pPr>
    <w:rPr>
      <w:lang w:val="x-none" w:eastAsia="x-none"/>
    </w:rPr>
  </w:style>
  <w:style w:type="character" w:styleId="a7">
    <w:name w:val="page number"/>
    <w:basedOn w:val="a0"/>
    <w:rsid w:val="00AD65D3"/>
  </w:style>
  <w:style w:type="table" w:styleId="a8">
    <w:name w:val="Table Grid"/>
    <w:basedOn w:val="a1"/>
    <w:uiPriority w:val="39"/>
    <w:rsid w:val="00F86C2A"/>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rsid w:val="00EC5FCA"/>
    <w:pPr>
      <w:spacing w:before="100" w:beforeAutospacing="1" w:after="100" w:afterAutospacing="1"/>
    </w:pPr>
    <w:rPr>
      <w:color w:val="000000"/>
      <w:lang w:val="uk-UA" w:eastAsia="uk-UA"/>
    </w:rPr>
  </w:style>
  <w:style w:type="character" w:customStyle="1" w:styleId="articletitle1">
    <w:name w:val="article_title1"/>
    <w:rsid w:val="00DD4117"/>
    <w:rPr>
      <w:rFonts w:ascii="Times New Roman" w:hAnsi="Times New Roman" w:cs="Times New Roman" w:hint="default"/>
      <w:b/>
      <w:bCs/>
      <w:color w:val="000000"/>
      <w:sz w:val="26"/>
      <w:szCs w:val="26"/>
    </w:rPr>
  </w:style>
  <w:style w:type="paragraph" w:styleId="aa">
    <w:name w:val="Body Text"/>
    <w:basedOn w:val="a"/>
    <w:link w:val="ab"/>
    <w:rsid w:val="00301458"/>
    <w:pPr>
      <w:spacing w:line="360" w:lineRule="auto"/>
      <w:ind w:left="1134" w:right="567" w:firstLine="567"/>
    </w:pPr>
    <w:rPr>
      <w:sz w:val="28"/>
      <w:szCs w:val="20"/>
      <w:lang w:val="x-none" w:eastAsia="en-US"/>
    </w:rPr>
  </w:style>
  <w:style w:type="paragraph" w:styleId="ac">
    <w:name w:val="Body Text Indent"/>
    <w:basedOn w:val="a"/>
    <w:link w:val="ad"/>
    <w:rsid w:val="000621D6"/>
    <w:pPr>
      <w:spacing w:after="120"/>
      <w:ind w:left="283"/>
    </w:pPr>
    <w:rPr>
      <w:lang w:val="x-none" w:eastAsia="x-none"/>
    </w:rPr>
  </w:style>
  <w:style w:type="paragraph" w:styleId="21">
    <w:name w:val="Body Text 2"/>
    <w:basedOn w:val="a"/>
    <w:link w:val="22"/>
    <w:rsid w:val="000621D6"/>
    <w:pPr>
      <w:spacing w:after="120" w:line="480" w:lineRule="auto"/>
    </w:pPr>
    <w:rPr>
      <w:lang w:val="x-none" w:eastAsia="x-none"/>
    </w:rPr>
  </w:style>
  <w:style w:type="paragraph" w:styleId="ae">
    <w:name w:val="caption"/>
    <w:basedOn w:val="aa"/>
    <w:next w:val="aa"/>
    <w:uiPriority w:val="35"/>
    <w:qFormat/>
    <w:rsid w:val="000621D6"/>
    <w:pPr>
      <w:keepLines/>
      <w:suppressAutoHyphens/>
    </w:pPr>
    <w:rPr>
      <w:bCs/>
    </w:rPr>
  </w:style>
  <w:style w:type="character" w:styleId="af">
    <w:name w:val="Strong"/>
    <w:uiPriority w:val="22"/>
    <w:qFormat/>
    <w:rsid w:val="0078215D"/>
    <w:rPr>
      <w:b/>
      <w:bCs/>
    </w:rPr>
  </w:style>
  <w:style w:type="character" w:customStyle="1" w:styleId="apple-style-span">
    <w:name w:val="apple-style-span"/>
    <w:basedOn w:val="a0"/>
    <w:rsid w:val="0078215D"/>
  </w:style>
  <w:style w:type="character" w:customStyle="1" w:styleId="apple-converted-space">
    <w:name w:val="apple-converted-space"/>
    <w:basedOn w:val="a0"/>
    <w:rsid w:val="0078215D"/>
  </w:style>
  <w:style w:type="character" w:customStyle="1" w:styleId="20">
    <w:name w:val="Заголовок 2 Знак"/>
    <w:aliases w:val="tнtulo 2 Знак"/>
    <w:link w:val="2"/>
    <w:rsid w:val="002A282A"/>
    <w:rPr>
      <w:b/>
      <w:bCs/>
      <w:iCs/>
      <w:sz w:val="28"/>
      <w:szCs w:val="28"/>
    </w:rPr>
  </w:style>
  <w:style w:type="character" w:customStyle="1" w:styleId="texhtml">
    <w:name w:val="texhtml"/>
    <w:basedOn w:val="a0"/>
    <w:rsid w:val="0059030A"/>
  </w:style>
  <w:style w:type="character" w:customStyle="1" w:styleId="editsection">
    <w:name w:val="editsection"/>
    <w:basedOn w:val="a0"/>
    <w:rsid w:val="0059030A"/>
  </w:style>
  <w:style w:type="character" w:styleId="af0">
    <w:name w:val="Hyperlink"/>
    <w:uiPriority w:val="99"/>
    <w:unhideWhenUsed/>
    <w:rsid w:val="0059030A"/>
    <w:rPr>
      <w:color w:val="0000FF"/>
      <w:u w:val="single"/>
    </w:rPr>
  </w:style>
  <w:style w:type="character" w:customStyle="1" w:styleId="mw-headline">
    <w:name w:val="mw-headline"/>
    <w:basedOn w:val="a0"/>
    <w:rsid w:val="0059030A"/>
  </w:style>
  <w:style w:type="paragraph" w:styleId="23">
    <w:name w:val="Body Text Indent 2"/>
    <w:basedOn w:val="a"/>
    <w:link w:val="24"/>
    <w:uiPriority w:val="99"/>
    <w:rsid w:val="004822E0"/>
    <w:pPr>
      <w:spacing w:after="120" w:line="480" w:lineRule="auto"/>
      <w:ind w:left="283"/>
    </w:pPr>
  </w:style>
  <w:style w:type="character" w:customStyle="1" w:styleId="24">
    <w:name w:val="Основной текст с отступом 2 Знак"/>
    <w:link w:val="23"/>
    <w:uiPriority w:val="99"/>
    <w:rsid w:val="004822E0"/>
    <w:rPr>
      <w:sz w:val="24"/>
      <w:szCs w:val="24"/>
      <w:lang w:val="ru-RU" w:eastAsia="ru-RU"/>
    </w:rPr>
  </w:style>
  <w:style w:type="paragraph" w:customStyle="1" w:styleId="25">
    <w:name w:val="Стиль2"/>
    <w:basedOn w:val="1"/>
    <w:rsid w:val="004822E0"/>
    <w:pPr>
      <w:keepNext w:val="0"/>
      <w:widowControl w:val="0"/>
      <w:spacing w:before="120" w:after="0" w:line="360" w:lineRule="auto"/>
      <w:ind w:firstLine="709"/>
    </w:pPr>
    <w:rPr>
      <w:kern w:val="28"/>
    </w:rPr>
  </w:style>
  <w:style w:type="paragraph" w:customStyle="1" w:styleId="11">
    <w:name w:val="Стиль1"/>
    <w:basedOn w:val="1"/>
    <w:rsid w:val="003D5A17"/>
    <w:pPr>
      <w:keepNext w:val="0"/>
      <w:widowControl w:val="0"/>
      <w:spacing w:before="120" w:after="0" w:line="480" w:lineRule="auto"/>
      <w:ind w:left="1134" w:firstLine="709"/>
      <w:jc w:val="both"/>
    </w:pPr>
    <w:rPr>
      <w:kern w:val="28"/>
      <w:szCs w:val="36"/>
    </w:rPr>
  </w:style>
  <w:style w:type="character" w:customStyle="1" w:styleId="hps">
    <w:name w:val="hps"/>
    <w:basedOn w:val="a0"/>
    <w:rsid w:val="003D5A17"/>
  </w:style>
  <w:style w:type="paragraph" w:styleId="af1">
    <w:name w:val="List Paragraph"/>
    <w:basedOn w:val="a"/>
    <w:uiPriority w:val="34"/>
    <w:qFormat/>
    <w:rsid w:val="00B21EF7"/>
    <w:pPr>
      <w:spacing w:after="200" w:line="276" w:lineRule="auto"/>
      <w:ind w:left="720"/>
      <w:contextualSpacing/>
    </w:pPr>
    <w:rPr>
      <w:rFonts w:ascii="Calibri" w:eastAsia="Calibri" w:hAnsi="Calibri"/>
      <w:sz w:val="22"/>
      <w:szCs w:val="22"/>
      <w:lang w:eastAsia="en-US"/>
    </w:rPr>
  </w:style>
  <w:style w:type="paragraph" w:styleId="af2">
    <w:name w:val="endnote text"/>
    <w:basedOn w:val="a"/>
    <w:link w:val="af3"/>
    <w:uiPriority w:val="99"/>
    <w:rsid w:val="00B21EF7"/>
    <w:rPr>
      <w:sz w:val="20"/>
      <w:szCs w:val="20"/>
    </w:rPr>
  </w:style>
  <w:style w:type="character" w:customStyle="1" w:styleId="af3">
    <w:name w:val="Текст концевой сноски Знак"/>
    <w:basedOn w:val="a0"/>
    <w:link w:val="af2"/>
    <w:uiPriority w:val="99"/>
    <w:rsid w:val="00B21EF7"/>
  </w:style>
  <w:style w:type="paragraph" w:customStyle="1" w:styleId="Default">
    <w:name w:val="Default"/>
    <w:rsid w:val="00795CE9"/>
    <w:pPr>
      <w:autoSpaceDE w:val="0"/>
      <w:autoSpaceDN w:val="0"/>
      <w:adjustRightInd w:val="0"/>
    </w:pPr>
    <w:rPr>
      <w:color w:val="000000"/>
      <w:sz w:val="24"/>
      <w:szCs w:val="24"/>
    </w:rPr>
  </w:style>
  <w:style w:type="character" w:customStyle="1" w:styleId="10">
    <w:name w:val="Заголовок 1 Знак"/>
    <w:aliases w:val="tнtulo 1 Знак"/>
    <w:link w:val="1"/>
    <w:uiPriority w:val="9"/>
    <w:rsid w:val="007D4FDF"/>
    <w:rPr>
      <w:b/>
      <w:bCs/>
      <w:kern w:val="32"/>
      <w:sz w:val="28"/>
      <w:szCs w:val="32"/>
    </w:rPr>
  </w:style>
  <w:style w:type="character" w:customStyle="1" w:styleId="30">
    <w:name w:val="Заголовок 3 Знак"/>
    <w:aliases w:val="tнtulo 3 Знак,h3 Знак,3 Знак"/>
    <w:link w:val="3"/>
    <w:uiPriority w:val="9"/>
    <w:rsid w:val="00AC25BC"/>
    <w:rPr>
      <w:b/>
      <w:bCs/>
      <w:sz w:val="28"/>
      <w:szCs w:val="27"/>
      <w:lang w:val="x-none" w:eastAsia="x-none"/>
    </w:rPr>
  </w:style>
  <w:style w:type="character" w:customStyle="1" w:styleId="40">
    <w:name w:val="Заголовок 4 Знак"/>
    <w:link w:val="4"/>
    <w:rsid w:val="00074E07"/>
    <w:rPr>
      <w:b/>
      <w:bCs/>
      <w:sz w:val="28"/>
      <w:szCs w:val="28"/>
    </w:rPr>
  </w:style>
  <w:style w:type="character" w:customStyle="1" w:styleId="22">
    <w:name w:val="Основной текст 2 Знак"/>
    <w:link w:val="21"/>
    <w:rsid w:val="00074E07"/>
    <w:rPr>
      <w:sz w:val="24"/>
      <w:szCs w:val="24"/>
    </w:rPr>
  </w:style>
  <w:style w:type="character" w:customStyle="1" w:styleId="ad">
    <w:name w:val="Основной текст с отступом Знак"/>
    <w:link w:val="ac"/>
    <w:rsid w:val="00074E07"/>
    <w:rPr>
      <w:sz w:val="24"/>
      <w:szCs w:val="24"/>
    </w:rPr>
  </w:style>
  <w:style w:type="paragraph" w:styleId="31">
    <w:name w:val="Body Text 3"/>
    <w:basedOn w:val="a"/>
    <w:link w:val="32"/>
    <w:rsid w:val="00074E07"/>
    <w:pPr>
      <w:spacing w:after="120"/>
    </w:pPr>
    <w:rPr>
      <w:sz w:val="16"/>
      <w:szCs w:val="16"/>
      <w:lang w:val="x-none" w:eastAsia="x-none"/>
    </w:rPr>
  </w:style>
  <w:style w:type="character" w:customStyle="1" w:styleId="32">
    <w:name w:val="Основной текст 3 Знак"/>
    <w:link w:val="31"/>
    <w:rsid w:val="00074E07"/>
    <w:rPr>
      <w:sz w:val="16"/>
      <w:szCs w:val="16"/>
    </w:rPr>
  </w:style>
  <w:style w:type="paragraph" w:customStyle="1" w:styleId="Noeeu2">
    <w:name w:val="Noeeu2"/>
    <w:basedOn w:val="Default"/>
    <w:next w:val="Default"/>
    <w:rsid w:val="00074E07"/>
    <w:rPr>
      <w:color w:val="auto"/>
    </w:rPr>
  </w:style>
  <w:style w:type="paragraph" w:styleId="12">
    <w:name w:val="toc 1"/>
    <w:basedOn w:val="a"/>
    <w:next w:val="a"/>
    <w:autoRedefine/>
    <w:uiPriority w:val="39"/>
    <w:rsid w:val="00EE3F64"/>
    <w:pPr>
      <w:tabs>
        <w:tab w:val="left" w:pos="660"/>
        <w:tab w:val="right" w:leader="dot" w:pos="9629"/>
      </w:tabs>
      <w:spacing w:line="360" w:lineRule="auto"/>
      <w:jc w:val="center"/>
    </w:pPr>
    <w:rPr>
      <w:noProof/>
      <w:sz w:val="28"/>
      <w:szCs w:val="28"/>
    </w:rPr>
  </w:style>
  <w:style w:type="paragraph" w:styleId="26">
    <w:name w:val="toc 2"/>
    <w:basedOn w:val="a"/>
    <w:next w:val="a"/>
    <w:autoRedefine/>
    <w:uiPriority w:val="39"/>
    <w:unhideWhenUsed/>
    <w:rsid w:val="008B641F"/>
    <w:pPr>
      <w:tabs>
        <w:tab w:val="right" w:leader="dot" w:pos="9629"/>
      </w:tabs>
      <w:spacing w:line="360" w:lineRule="auto"/>
      <w:ind w:firstLine="284"/>
    </w:pPr>
    <w:rPr>
      <w:rFonts w:eastAsia="Calibri"/>
      <w:noProof/>
      <w:sz w:val="28"/>
      <w:szCs w:val="22"/>
      <w:lang w:val="uk-UA" w:eastAsia="en-US"/>
    </w:rPr>
  </w:style>
  <w:style w:type="paragraph" w:styleId="33">
    <w:name w:val="toc 3"/>
    <w:basedOn w:val="a"/>
    <w:next w:val="a"/>
    <w:autoRedefine/>
    <w:uiPriority w:val="39"/>
    <w:unhideWhenUsed/>
    <w:rsid w:val="00074E07"/>
    <w:pPr>
      <w:tabs>
        <w:tab w:val="right" w:leader="dot" w:pos="9629"/>
      </w:tabs>
      <w:spacing w:after="200" w:line="360" w:lineRule="auto"/>
      <w:ind w:firstLine="567"/>
    </w:pPr>
    <w:rPr>
      <w:rFonts w:ascii="Calibri" w:eastAsia="Calibri" w:hAnsi="Calibri"/>
      <w:sz w:val="22"/>
      <w:szCs w:val="22"/>
      <w:lang w:val="uk-UA" w:eastAsia="en-US"/>
    </w:rPr>
  </w:style>
  <w:style w:type="character" w:customStyle="1" w:styleId="ab">
    <w:name w:val="Основной текст Знак"/>
    <w:link w:val="aa"/>
    <w:rsid w:val="00074E07"/>
    <w:rPr>
      <w:sz w:val="28"/>
      <w:lang w:eastAsia="en-US"/>
    </w:rPr>
  </w:style>
  <w:style w:type="paragraph" w:styleId="af4">
    <w:name w:val="footnote text"/>
    <w:basedOn w:val="a"/>
    <w:link w:val="af5"/>
    <w:rsid w:val="00074E07"/>
    <w:rPr>
      <w:sz w:val="20"/>
      <w:szCs w:val="20"/>
    </w:rPr>
  </w:style>
  <w:style w:type="character" w:customStyle="1" w:styleId="af5">
    <w:name w:val="Текст сноски Знак"/>
    <w:basedOn w:val="a0"/>
    <w:link w:val="af4"/>
    <w:rsid w:val="00074E07"/>
  </w:style>
  <w:style w:type="paragraph" w:customStyle="1" w:styleId="af6">
    <w:name w:val="Цитаты"/>
    <w:basedOn w:val="a"/>
    <w:rsid w:val="00074E07"/>
    <w:pPr>
      <w:spacing w:before="100" w:after="100"/>
      <w:ind w:left="360" w:right="360"/>
    </w:pPr>
  </w:style>
  <w:style w:type="character" w:styleId="af7">
    <w:name w:val="Emphasis"/>
    <w:qFormat/>
    <w:rsid w:val="00074E07"/>
    <w:rPr>
      <w:i/>
      <w:iCs/>
    </w:rPr>
  </w:style>
  <w:style w:type="character" w:styleId="af8">
    <w:name w:val="FollowedHyperlink"/>
    <w:rsid w:val="00074E07"/>
    <w:rPr>
      <w:color w:val="800080"/>
      <w:u w:val="single"/>
    </w:rPr>
  </w:style>
  <w:style w:type="paragraph" w:styleId="af9">
    <w:name w:val="Plain Text"/>
    <w:basedOn w:val="a"/>
    <w:link w:val="afa"/>
    <w:rsid w:val="00074E07"/>
    <w:rPr>
      <w:rFonts w:ascii="Courier New" w:hAnsi="Courier New"/>
      <w:sz w:val="20"/>
      <w:szCs w:val="20"/>
      <w:lang w:val="x-none" w:eastAsia="x-none"/>
    </w:rPr>
  </w:style>
  <w:style w:type="character" w:customStyle="1" w:styleId="afa">
    <w:name w:val="Текст Знак"/>
    <w:link w:val="af9"/>
    <w:rsid w:val="00074E07"/>
    <w:rPr>
      <w:rFonts w:ascii="Courier New" w:hAnsi="Courier New"/>
    </w:rPr>
  </w:style>
  <w:style w:type="paragraph" w:customStyle="1" w:styleId="13">
    <w:name w:val="Обычный1"/>
    <w:rsid w:val="00074E07"/>
    <w:pPr>
      <w:widowControl w:val="0"/>
      <w:spacing w:before="120" w:after="120" w:line="360" w:lineRule="auto"/>
      <w:ind w:firstLine="709"/>
      <w:jc w:val="both"/>
    </w:pPr>
    <w:rPr>
      <w:rFonts w:ascii="Arial" w:hAnsi="Arial"/>
      <w:sz w:val="28"/>
    </w:rPr>
  </w:style>
  <w:style w:type="paragraph" w:styleId="afb">
    <w:name w:val="Balloon Text"/>
    <w:basedOn w:val="a"/>
    <w:link w:val="afc"/>
    <w:uiPriority w:val="99"/>
    <w:unhideWhenUsed/>
    <w:rsid w:val="00074E07"/>
    <w:rPr>
      <w:rFonts w:ascii="Tahoma" w:hAnsi="Tahoma"/>
      <w:sz w:val="16"/>
      <w:szCs w:val="16"/>
      <w:lang w:val="x-none" w:eastAsia="x-none"/>
    </w:rPr>
  </w:style>
  <w:style w:type="character" w:customStyle="1" w:styleId="afc">
    <w:name w:val="Текст выноски Знак"/>
    <w:link w:val="afb"/>
    <w:uiPriority w:val="99"/>
    <w:rsid w:val="00074E07"/>
    <w:rPr>
      <w:rFonts w:ascii="Tahoma" w:hAnsi="Tahoma" w:cs="Tahoma"/>
      <w:sz w:val="16"/>
      <w:szCs w:val="16"/>
    </w:rPr>
  </w:style>
  <w:style w:type="character" w:customStyle="1" w:styleId="a4">
    <w:name w:val="Верхний колонтитул Знак"/>
    <w:link w:val="a3"/>
    <w:rsid w:val="00074E07"/>
    <w:rPr>
      <w:sz w:val="24"/>
      <w:szCs w:val="24"/>
    </w:rPr>
  </w:style>
  <w:style w:type="character" w:customStyle="1" w:styleId="a6">
    <w:name w:val="Нижний колонтитул Знак"/>
    <w:link w:val="a5"/>
    <w:uiPriority w:val="99"/>
    <w:rsid w:val="00074E07"/>
    <w:rPr>
      <w:sz w:val="24"/>
      <w:szCs w:val="24"/>
    </w:rPr>
  </w:style>
  <w:style w:type="paragraph" w:customStyle="1" w:styleId="27">
    <w:name w:val="ЗаголовокДР 2"/>
    <w:basedOn w:val="2"/>
    <w:next w:val="afd"/>
    <w:qFormat/>
    <w:rsid w:val="00371F26"/>
    <w:pPr>
      <w:spacing w:after="240"/>
    </w:pPr>
    <w:rPr>
      <w:b w:val="0"/>
      <w:bCs w:val="0"/>
      <w:i/>
      <w:iCs w:val="0"/>
      <w:lang w:val="uk-UA"/>
    </w:rPr>
  </w:style>
  <w:style w:type="paragraph" w:customStyle="1" w:styleId="afd">
    <w:name w:val="ТекстДР"/>
    <w:basedOn w:val="a"/>
    <w:qFormat/>
    <w:rsid w:val="007676E3"/>
    <w:pPr>
      <w:spacing w:line="360" w:lineRule="auto"/>
      <w:ind w:firstLine="709"/>
    </w:pPr>
    <w:rPr>
      <w:rFonts w:eastAsia="Calibri"/>
      <w:sz w:val="28"/>
      <w:szCs w:val="28"/>
      <w:lang w:val="uk-UA" w:eastAsia="en-US"/>
    </w:rPr>
  </w:style>
  <w:style w:type="character" w:customStyle="1" w:styleId="googqs-tidbit">
    <w:name w:val="goog_qs-tidbit"/>
    <w:basedOn w:val="a0"/>
    <w:rsid w:val="007676E3"/>
  </w:style>
  <w:style w:type="paragraph" w:customStyle="1" w:styleId="afe">
    <w:name w:val="Диплом"/>
    <w:basedOn w:val="a"/>
    <w:rsid w:val="00107BBB"/>
    <w:pPr>
      <w:spacing w:line="360" w:lineRule="auto"/>
      <w:ind w:firstLine="1080"/>
    </w:pPr>
    <w:rPr>
      <w:sz w:val="28"/>
      <w:szCs w:val="28"/>
      <w:lang w:eastAsia="uk-UA"/>
    </w:rPr>
  </w:style>
  <w:style w:type="paragraph" w:customStyle="1" w:styleId="txtbottominset">
    <w:name w:val="txt_bottom_inset"/>
    <w:basedOn w:val="a"/>
    <w:rsid w:val="00107BBB"/>
    <w:pPr>
      <w:spacing w:before="100" w:beforeAutospacing="1" w:after="100" w:afterAutospacing="1"/>
    </w:pPr>
    <w:rPr>
      <w:lang w:val="uk-UA" w:eastAsia="uk-UA"/>
    </w:rPr>
  </w:style>
  <w:style w:type="character" w:customStyle="1" w:styleId="intro">
    <w:name w:val="intro"/>
    <w:rsid w:val="00107BBB"/>
  </w:style>
  <w:style w:type="character" w:customStyle="1" w:styleId="idea">
    <w:name w:val="idea"/>
    <w:rsid w:val="00107BBB"/>
  </w:style>
  <w:style w:type="paragraph" w:styleId="aff">
    <w:name w:val="TOC Heading"/>
    <w:basedOn w:val="1"/>
    <w:next w:val="a"/>
    <w:uiPriority w:val="39"/>
    <w:unhideWhenUsed/>
    <w:qFormat/>
    <w:rsid w:val="00107BBB"/>
    <w:pPr>
      <w:keepLines/>
      <w:spacing w:after="0" w:line="259" w:lineRule="auto"/>
      <w:outlineLvl w:val="9"/>
    </w:pPr>
    <w:rPr>
      <w:rFonts w:ascii="Calibri Light" w:hAnsi="Calibri Light"/>
      <w:b w:val="0"/>
      <w:bCs w:val="0"/>
      <w:color w:val="2E74B5"/>
      <w:kern w:val="0"/>
      <w:lang w:val="uk-UA" w:eastAsia="uk-UA"/>
    </w:rPr>
  </w:style>
  <w:style w:type="character" w:styleId="aff0">
    <w:name w:val="annotation reference"/>
    <w:rsid w:val="007718AF"/>
    <w:rPr>
      <w:sz w:val="16"/>
      <w:szCs w:val="16"/>
    </w:rPr>
  </w:style>
  <w:style w:type="paragraph" w:styleId="aff1">
    <w:name w:val="annotation text"/>
    <w:basedOn w:val="a"/>
    <w:link w:val="aff2"/>
    <w:rsid w:val="007718AF"/>
    <w:rPr>
      <w:sz w:val="20"/>
      <w:szCs w:val="20"/>
    </w:rPr>
  </w:style>
  <w:style w:type="character" w:customStyle="1" w:styleId="aff2">
    <w:name w:val="Текст примечания Знак"/>
    <w:link w:val="aff1"/>
    <w:rsid w:val="007718AF"/>
    <w:rPr>
      <w:lang w:val="ru-RU" w:eastAsia="ru-RU"/>
    </w:rPr>
  </w:style>
  <w:style w:type="paragraph" w:styleId="aff3">
    <w:name w:val="annotation subject"/>
    <w:basedOn w:val="aff1"/>
    <w:next w:val="aff1"/>
    <w:link w:val="aff4"/>
    <w:rsid w:val="007718AF"/>
    <w:rPr>
      <w:b/>
      <w:bCs/>
    </w:rPr>
  </w:style>
  <w:style w:type="character" w:customStyle="1" w:styleId="aff4">
    <w:name w:val="Тема примечания Знак"/>
    <w:link w:val="aff3"/>
    <w:rsid w:val="007718AF"/>
    <w:rPr>
      <w:b/>
      <w:bCs/>
      <w:lang w:val="ru-RU" w:eastAsia="ru-RU"/>
    </w:rPr>
  </w:style>
  <w:style w:type="paragraph" w:styleId="aff5">
    <w:name w:val="Subtitle"/>
    <w:basedOn w:val="a"/>
    <w:next w:val="a"/>
    <w:link w:val="aff6"/>
    <w:rsid w:val="00D307A1"/>
    <w:pPr>
      <w:spacing w:line="360" w:lineRule="auto"/>
      <w:ind w:firstLine="720"/>
    </w:pPr>
    <w:rPr>
      <w:rFonts w:eastAsia="Arial"/>
      <w:b/>
      <w:color w:val="000000"/>
    </w:rPr>
  </w:style>
  <w:style w:type="character" w:customStyle="1" w:styleId="aff6">
    <w:name w:val="Подзаголовок Знак"/>
    <w:link w:val="aff5"/>
    <w:rsid w:val="00D307A1"/>
    <w:rPr>
      <w:rFonts w:eastAsia="Arial"/>
      <w:b/>
      <w:color w:val="000000"/>
      <w:sz w:val="24"/>
      <w:szCs w:val="24"/>
      <w:lang w:val="ru-RU" w:eastAsia="ru-RU"/>
    </w:rPr>
  </w:style>
  <w:style w:type="paragraph" w:styleId="HTML">
    <w:name w:val="HTML Preformatted"/>
    <w:basedOn w:val="a"/>
    <w:link w:val="HTML0"/>
    <w:uiPriority w:val="99"/>
    <w:unhideWhenUsed/>
    <w:rsid w:val="003D7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lang w:val="x-none" w:eastAsia="x-none"/>
    </w:rPr>
  </w:style>
  <w:style w:type="character" w:customStyle="1" w:styleId="HTML0">
    <w:name w:val="Стандартный HTML Знак"/>
    <w:link w:val="HTML"/>
    <w:uiPriority w:val="99"/>
    <w:rsid w:val="003D7A8A"/>
    <w:rPr>
      <w:rFonts w:ascii="Courier New" w:hAnsi="Courier New" w:cs="Courier New"/>
    </w:rPr>
  </w:style>
  <w:style w:type="character" w:customStyle="1" w:styleId="tag">
    <w:name w:val="tag"/>
    <w:rsid w:val="003D7A8A"/>
  </w:style>
  <w:style w:type="character" w:customStyle="1" w:styleId="pln">
    <w:name w:val="pln"/>
    <w:rsid w:val="003D7A8A"/>
  </w:style>
  <w:style w:type="character" w:customStyle="1" w:styleId="atn">
    <w:name w:val="atn"/>
    <w:rsid w:val="003D7A8A"/>
  </w:style>
  <w:style w:type="character" w:customStyle="1" w:styleId="pun">
    <w:name w:val="pun"/>
    <w:rsid w:val="003D7A8A"/>
  </w:style>
  <w:style w:type="character" w:customStyle="1" w:styleId="atv">
    <w:name w:val="atv"/>
    <w:rsid w:val="003D7A8A"/>
  </w:style>
  <w:style w:type="character" w:customStyle="1" w:styleId="lit">
    <w:name w:val="lit"/>
    <w:rsid w:val="00DF362E"/>
  </w:style>
  <w:style w:type="character" w:customStyle="1" w:styleId="kwd">
    <w:name w:val="kwd"/>
    <w:rsid w:val="00DF362E"/>
  </w:style>
  <w:style w:type="character" w:customStyle="1" w:styleId="typ">
    <w:name w:val="typ"/>
    <w:rsid w:val="00DF362E"/>
  </w:style>
  <w:style w:type="character" w:styleId="HTML1">
    <w:name w:val="HTML Code"/>
    <w:uiPriority w:val="99"/>
    <w:unhideWhenUsed/>
    <w:rsid w:val="00CF2DDB"/>
    <w:rPr>
      <w:rFonts w:ascii="Courier New" w:eastAsia="Times New Roman" w:hAnsi="Courier New" w:cs="Courier New"/>
      <w:sz w:val="20"/>
      <w:szCs w:val="20"/>
    </w:rPr>
  </w:style>
  <w:style w:type="paragraph" w:styleId="aff7">
    <w:name w:val="Title"/>
    <w:basedOn w:val="a"/>
    <w:next w:val="a"/>
    <w:link w:val="aff8"/>
    <w:uiPriority w:val="10"/>
    <w:qFormat/>
    <w:rsid w:val="002F5276"/>
    <w:pPr>
      <w:spacing w:after="300"/>
      <w:ind w:left="851"/>
      <w:contextualSpacing/>
      <w:jc w:val="center"/>
    </w:pPr>
    <w:rPr>
      <w:rFonts w:ascii="Calibri Light" w:hAnsi="Calibri Light"/>
      <w:caps/>
      <w:color w:val="000000"/>
      <w:spacing w:val="5"/>
      <w:kern w:val="28"/>
      <w:sz w:val="28"/>
      <w:szCs w:val="52"/>
      <w:lang w:val="x-none" w:eastAsia="en-US"/>
    </w:rPr>
  </w:style>
  <w:style w:type="character" w:customStyle="1" w:styleId="aff8">
    <w:name w:val="Название Знак"/>
    <w:link w:val="aff7"/>
    <w:uiPriority w:val="10"/>
    <w:rsid w:val="002F5276"/>
    <w:rPr>
      <w:rFonts w:ascii="Calibri Light" w:hAnsi="Calibri Light"/>
      <w:caps/>
      <w:color w:val="000000"/>
      <w:spacing w:val="5"/>
      <w:kern w:val="28"/>
      <w:sz w:val="28"/>
      <w:szCs w:val="52"/>
      <w:lang w:eastAsia="en-US"/>
    </w:rPr>
  </w:style>
  <w:style w:type="paragraph" w:customStyle="1" w:styleId="28">
    <w:name w:val="2 Текст_звичайний"/>
    <w:basedOn w:val="a"/>
    <w:link w:val="29"/>
    <w:qFormat/>
    <w:rsid w:val="002F5276"/>
    <w:pPr>
      <w:autoSpaceDE w:val="0"/>
      <w:autoSpaceDN w:val="0"/>
      <w:spacing w:line="360" w:lineRule="auto"/>
      <w:ind w:firstLine="709"/>
    </w:pPr>
    <w:rPr>
      <w:lang w:val="x-none"/>
    </w:rPr>
  </w:style>
  <w:style w:type="character" w:customStyle="1" w:styleId="29">
    <w:name w:val="2 Текст_звичайний Знак"/>
    <w:link w:val="28"/>
    <w:rsid w:val="002F5276"/>
    <w:rPr>
      <w:sz w:val="24"/>
      <w:szCs w:val="24"/>
      <w:lang w:eastAsia="ru-RU"/>
    </w:rPr>
  </w:style>
  <w:style w:type="paragraph" w:customStyle="1" w:styleId="2a">
    <w:name w:val="2 Перелік"/>
    <w:basedOn w:val="af1"/>
    <w:link w:val="2b"/>
    <w:autoRedefine/>
    <w:qFormat/>
    <w:rsid w:val="002F5276"/>
    <w:pPr>
      <w:tabs>
        <w:tab w:val="left" w:pos="993"/>
      </w:tabs>
      <w:autoSpaceDE w:val="0"/>
      <w:autoSpaceDN w:val="0"/>
      <w:spacing w:after="0" w:line="360" w:lineRule="auto"/>
      <w:ind w:left="709"/>
    </w:pPr>
    <w:rPr>
      <w:rFonts w:ascii="Times New Roman" w:eastAsia="Times New Roman" w:hAnsi="Times New Roman"/>
      <w:sz w:val="24"/>
      <w:szCs w:val="24"/>
      <w:lang w:val="x-none" w:eastAsia="ru-RU"/>
    </w:rPr>
  </w:style>
  <w:style w:type="character" w:customStyle="1" w:styleId="2b">
    <w:name w:val="2 Перелік Знак"/>
    <w:link w:val="2a"/>
    <w:rsid w:val="002F5276"/>
    <w:rPr>
      <w:sz w:val="24"/>
      <w:szCs w:val="24"/>
      <w:lang w:eastAsia="ru-RU"/>
    </w:rPr>
  </w:style>
  <w:style w:type="paragraph" w:customStyle="1" w:styleId="3-">
    <w:name w:val="3 - текст"/>
    <w:basedOn w:val="a"/>
    <w:link w:val="3-0"/>
    <w:qFormat/>
    <w:rsid w:val="002F5276"/>
    <w:pPr>
      <w:suppressAutoHyphens/>
      <w:spacing w:before="120" w:line="360" w:lineRule="auto"/>
      <w:ind w:firstLine="709"/>
    </w:pPr>
    <w:rPr>
      <w:kern w:val="1"/>
      <w:lang w:val="x-none" w:eastAsia="ar-SA"/>
    </w:rPr>
  </w:style>
  <w:style w:type="character" w:customStyle="1" w:styleId="3-0">
    <w:name w:val="3 - текст Знак"/>
    <w:link w:val="3-"/>
    <w:rsid w:val="002F5276"/>
    <w:rPr>
      <w:kern w:val="1"/>
      <w:sz w:val="24"/>
      <w:szCs w:val="24"/>
      <w:lang w:eastAsia="ar-SA"/>
    </w:rPr>
  </w:style>
  <w:style w:type="character" w:customStyle="1" w:styleId="com">
    <w:name w:val="com"/>
    <w:rsid w:val="00DD26B7"/>
  </w:style>
  <w:style w:type="character" w:customStyle="1" w:styleId="str">
    <w:name w:val="str"/>
    <w:rsid w:val="00DD26B7"/>
  </w:style>
  <w:style w:type="character" w:customStyle="1" w:styleId="shorttext">
    <w:name w:val="short_text"/>
    <w:basedOn w:val="a0"/>
    <w:rsid w:val="00891E60"/>
  </w:style>
  <w:style w:type="paragraph" w:customStyle="1" w:styleId="14">
    <w:name w:val="Заголовок1"/>
    <w:basedOn w:val="a"/>
    <w:next w:val="a"/>
    <w:rsid w:val="00371F26"/>
    <w:pPr>
      <w:spacing w:after="200" w:line="360" w:lineRule="auto"/>
      <w:ind w:left="720"/>
      <w:contextualSpacing/>
      <w:jc w:val="center"/>
    </w:pPr>
    <w:rPr>
      <w:b/>
      <w:sz w:val="28"/>
      <w:szCs w:val="36"/>
      <w:lang w:val="uk-UA" w:eastAsia="uk-UA"/>
    </w:rPr>
  </w:style>
  <w:style w:type="paragraph" w:customStyle="1" w:styleId="2c">
    <w:name w:val="Подзаголовок 2"/>
    <w:basedOn w:val="34"/>
    <w:next w:val="3"/>
    <w:qFormat/>
    <w:rsid w:val="00891E60"/>
    <w:pPr>
      <w:spacing w:line="360" w:lineRule="auto"/>
      <w:ind w:firstLine="567"/>
    </w:pPr>
    <w:rPr>
      <w:b/>
      <w:sz w:val="32"/>
      <w:szCs w:val="32"/>
      <w:lang w:val="uk-UA" w:eastAsia="uk-UA"/>
    </w:rPr>
  </w:style>
  <w:style w:type="paragraph" w:customStyle="1" w:styleId="aff9">
    <w:name w:val="Подпункт диплом"/>
    <w:basedOn w:val="2c"/>
    <w:qFormat/>
    <w:rsid w:val="00891E60"/>
    <w:rPr>
      <w:bCs/>
      <w:sz w:val="28"/>
      <w:szCs w:val="28"/>
    </w:rPr>
  </w:style>
  <w:style w:type="paragraph" w:customStyle="1" w:styleId="-">
    <w:name w:val="Основний - Список"/>
    <w:basedOn w:val="a"/>
    <w:rsid w:val="00FD26DD"/>
    <w:pPr>
      <w:numPr>
        <w:numId w:val="2"/>
      </w:numPr>
      <w:spacing w:line="360" w:lineRule="auto"/>
    </w:pPr>
  </w:style>
  <w:style w:type="paragraph" w:styleId="41">
    <w:name w:val="toc 4"/>
    <w:basedOn w:val="a"/>
    <w:next w:val="a"/>
    <w:autoRedefine/>
    <w:rsid w:val="00371F26"/>
    <w:pPr>
      <w:spacing w:after="100"/>
      <w:ind w:left="720"/>
    </w:pPr>
  </w:style>
  <w:style w:type="paragraph" w:styleId="34">
    <w:name w:val="List Continue 3"/>
    <w:basedOn w:val="a"/>
    <w:rsid w:val="00D312A2"/>
    <w:pPr>
      <w:spacing w:after="120"/>
      <w:ind w:left="1080"/>
      <w:contextualSpacing/>
    </w:pPr>
  </w:style>
  <w:style w:type="paragraph" w:customStyle="1" w:styleId="35">
    <w:name w:val="Стиль3"/>
    <w:basedOn w:val="2"/>
    <w:link w:val="36"/>
    <w:qFormat/>
    <w:rsid w:val="007D4FDF"/>
    <w:pPr>
      <w:keepLines/>
      <w:widowControl w:val="0"/>
      <w:autoSpaceDE w:val="0"/>
      <w:autoSpaceDN w:val="0"/>
      <w:adjustRightInd w:val="0"/>
      <w:spacing w:before="320" w:after="120" w:line="360" w:lineRule="auto"/>
      <w:ind w:left="858" w:hanging="432"/>
    </w:pPr>
    <w:rPr>
      <w:rFonts w:eastAsiaTheme="majorEastAsia"/>
      <w:iCs w:val="0"/>
      <w:lang w:val="uk-UA"/>
    </w:rPr>
  </w:style>
  <w:style w:type="character" w:customStyle="1" w:styleId="36">
    <w:name w:val="Стиль3 Знак"/>
    <w:basedOn w:val="20"/>
    <w:link w:val="35"/>
    <w:rsid w:val="007D4FDF"/>
    <w:rPr>
      <w:rFonts w:eastAsiaTheme="majorEastAsia"/>
      <w:b/>
      <w:bCs/>
      <w:iCs w:val="0"/>
      <w:sz w:val="28"/>
      <w:szCs w:val="28"/>
      <w:lang w:val="uk-UA"/>
    </w:rPr>
  </w:style>
  <w:style w:type="paragraph" w:customStyle="1" w:styleId="Standard">
    <w:name w:val="Standard"/>
    <w:rsid w:val="000C3D4E"/>
    <w:pPr>
      <w:widowControl w:val="0"/>
      <w:suppressAutoHyphens/>
      <w:autoSpaceDN w:val="0"/>
      <w:textAlignment w:val="baseline"/>
    </w:pPr>
    <w:rPr>
      <w:rFonts w:ascii="Liberation Serif" w:eastAsia="Droid Sans Fallback"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23673">
      <w:bodyDiv w:val="1"/>
      <w:marLeft w:val="0"/>
      <w:marRight w:val="0"/>
      <w:marTop w:val="0"/>
      <w:marBottom w:val="0"/>
      <w:divBdr>
        <w:top w:val="none" w:sz="0" w:space="0" w:color="auto"/>
        <w:left w:val="none" w:sz="0" w:space="0" w:color="auto"/>
        <w:bottom w:val="none" w:sz="0" w:space="0" w:color="auto"/>
        <w:right w:val="none" w:sz="0" w:space="0" w:color="auto"/>
      </w:divBdr>
    </w:div>
    <w:div w:id="98070431">
      <w:bodyDiv w:val="1"/>
      <w:marLeft w:val="0"/>
      <w:marRight w:val="0"/>
      <w:marTop w:val="0"/>
      <w:marBottom w:val="0"/>
      <w:divBdr>
        <w:top w:val="none" w:sz="0" w:space="0" w:color="auto"/>
        <w:left w:val="none" w:sz="0" w:space="0" w:color="auto"/>
        <w:bottom w:val="none" w:sz="0" w:space="0" w:color="auto"/>
        <w:right w:val="none" w:sz="0" w:space="0" w:color="auto"/>
      </w:divBdr>
    </w:div>
    <w:div w:id="107238237">
      <w:bodyDiv w:val="1"/>
      <w:marLeft w:val="0"/>
      <w:marRight w:val="0"/>
      <w:marTop w:val="0"/>
      <w:marBottom w:val="0"/>
      <w:divBdr>
        <w:top w:val="none" w:sz="0" w:space="0" w:color="auto"/>
        <w:left w:val="none" w:sz="0" w:space="0" w:color="auto"/>
        <w:bottom w:val="none" w:sz="0" w:space="0" w:color="auto"/>
        <w:right w:val="none" w:sz="0" w:space="0" w:color="auto"/>
      </w:divBdr>
    </w:div>
    <w:div w:id="205140580">
      <w:bodyDiv w:val="1"/>
      <w:marLeft w:val="0"/>
      <w:marRight w:val="0"/>
      <w:marTop w:val="0"/>
      <w:marBottom w:val="0"/>
      <w:divBdr>
        <w:top w:val="none" w:sz="0" w:space="0" w:color="auto"/>
        <w:left w:val="none" w:sz="0" w:space="0" w:color="auto"/>
        <w:bottom w:val="none" w:sz="0" w:space="0" w:color="auto"/>
        <w:right w:val="none" w:sz="0" w:space="0" w:color="auto"/>
      </w:divBdr>
    </w:div>
    <w:div w:id="223151691">
      <w:bodyDiv w:val="1"/>
      <w:marLeft w:val="0"/>
      <w:marRight w:val="0"/>
      <w:marTop w:val="0"/>
      <w:marBottom w:val="0"/>
      <w:divBdr>
        <w:top w:val="none" w:sz="0" w:space="0" w:color="auto"/>
        <w:left w:val="none" w:sz="0" w:space="0" w:color="auto"/>
        <w:bottom w:val="none" w:sz="0" w:space="0" w:color="auto"/>
        <w:right w:val="none" w:sz="0" w:space="0" w:color="auto"/>
      </w:divBdr>
    </w:div>
    <w:div w:id="292291054">
      <w:bodyDiv w:val="1"/>
      <w:marLeft w:val="0"/>
      <w:marRight w:val="0"/>
      <w:marTop w:val="0"/>
      <w:marBottom w:val="0"/>
      <w:divBdr>
        <w:top w:val="none" w:sz="0" w:space="0" w:color="auto"/>
        <w:left w:val="none" w:sz="0" w:space="0" w:color="auto"/>
        <w:bottom w:val="none" w:sz="0" w:space="0" w:color="auto"/>
        <w:right w:val="none" w:sz="0" w:space="0" w:color="auto"/>
      </w:divBdr>
    </w:div>
    <w:div w:id="333070065">
      <w:bodyDiv w:val="1"/>
      <w:marLeft w:val="0"/>
      <w:marRight w:val="0"/>
      <w:marTop w:val="0"/>
      <w:marBottom w:val="0"/>
      <w:divBdr>
        <w:top w:val="none" w:sz="0" w:space="0" w:color="auto"/>
        <w:left w:val="none" w:sz="0" w:space="0" w:color="auto"/>
        <w:bottom w:val="none" w:sz="0" w:space="0" w:color="auto"/>
        <w:right w:val="none" w:sz="0" w:space="0" w:color="auto"/>
      </w:divBdr>
    </w:div>
    <w:div w:id="391657240">
      <w:bodyDiv w:val="1"/>
      <w:marLeft w:val="0"/>
      <w:marRight w:val="0"/>
      <w:marTop w:val="0"/>
      <w:marBottom w:val="0"/>
      <w:divBdr>
        <w:top w:val="none" w:sz="0" w:space="0" w:color="auto"/>
        <w:left w:val="none" w:sz="0" w:space="0" w:color="auto"/>
        <w:bottom w:val="none" w:sz="0" w:space="0" w:color="auto"/>
        <w:right w:val="none" w:sz="0" w:space="0" w:color="auto"/>
      </w:divBdr>
    </w:div>
    <w:div w:id="397434723">
      <w:bodyDiv w:val="1"/>
      <w:marLeft w:val="0"/>
      <w:marRight w:val="0"/>
      <w:marTop w:val="0"/>
      <w:marBottom w:val="0"/>
      <w:divBdr>
        <w:top w:val="none" w:sz="0" w:space="0" w:color="auto"/>
        <w:left w:val="none" w:sz="0" w:space="0" w:color="auto"/>
        <w:bottom w:val="none" w:sz="0" w:space="0" w:color="auto"/>
        <w:right w:val="none" w:sz="0" w:space="0" w:color="auto"/>
      </w:divBdr>
    </w:div>
    <w:div w:id="514460758">
      <w:bodyDiv w:val="1"/>
      <w:marLeft w:val="0"/>
      <w:marRight w:val="0"/>
      <w:marTop w:val="0"/>
      <w:marBottom w:val="0"/>
      <w:divBdr>
        <w:top w:val="none" w:sz="0" w:space="0" w:color="auto"/>
        <w:left w:val="none" w:sz="0" w:space="0" w:color="auto"/>
        <w:bottom w:val="none" w:sz="0" w:space="0" w:color="auto"/>
        <w:right w:val="none" w:sz="0" w:space="0" w:color="auto"/>
      </w:divBdr>
    </w:div>
    <w:div w:id="532965179">
      <w:bodyDiv w:val="1"/>
      <w:marLeft w:val="0"/>
      <w:marRight w:val="0"/>
      <w:marTop w:val="0"/>
      <w:marBottom w:val="0"/>
      <w:divBdr>
        <w:top w:val="none" w:sz="0" w:space="0" w:color="auto"/>
        <w:left w:val="none" w:sz="0" w:space="0" w:color="auto"/>
        <w:bottom w:val="none" w:sz="0" w:space="0" w:color="auto"/>
        <w:right w:val="none" w:sz="0" w:space="0" w:color="auto"/>
      </w:divBdr>
    </w:div>
    <w:div w:id="547573341">
      <w:bodyDiv w:val="1"/>
      <w:marLeft w:val="0"/>
      <w:marRight w:val="0"/>
      <w:marTop w:val="0"/>
      <w:marBottom w:val="0"/>
      <w:divBdr>
        <w:top w:val="none" w:sz="0" w:space="0" w:color="auto"/>
        <w:left w:val="none" w:sz="0" w:space="0" w:color="auto"/>
        <w:bottom w:val="none" w:sz="0" w:space="0" w:color="auto"/>
        <w:right w:val="none" w:sz="0" w:space="0" w:color="auto"/>
      </w:divBdr>
    </w:div>
    <w:div w:id="567230919">
      <w:bodyDiv w:val="1"/>
      <w:marLeft w:val="0"/>
      <w:marRight w:val="0"/>
      <w:marTop w:val="0"/>
      <w:marBottom w:val="0"/>
      <w:divBdr>
        <w:top w:val="none" w:sz="0" w:space="0" w:color="auto"/>
        <w:left w:val="none" w:sz="0" w:space="0" w:color="auto"/>
        <w:bottom w:val="none" w:sz="0" w:space="0" w:color="auto"/>
        <w:right w:val="none" w:sz="0" w:space="0" w:color="auto"/>
      </w:divBdr>
      <w:divsChild>
        <w:div w:id="37366671">
          <w:marLeft w:val="0"/>
          <w:marRight w:val="0"/>
          <w:marTop w:val="0"/>
          <w:marBottom w:val="0"/>
          <w:divBdr>
            <w:top w:val="none" w:sz="0" w:space="0" w:color="auto"/>
            <w:left w:val="none" w:sz="0" w:space="0" w:color="auto"/>
            <w:bottom w:val="none" w:sz="0" w:space="0" w:color="auto"/>
            <w:right w:val="none" w:sz="0" w:space="0" w:color="auto"/>
          </w:divBdr>
          <w:divsChild>
            <w:div w:id="11759887">
              <w:marLeft w:val="0"/>
              <w:marRight w:val="0"/>
              <w:marTop w:val="0"/>
              <w:marBottom w:val="0"/>
              <w:divBdr>
                <w:top w:val="single" w:sz="6" w:space="6" w:color="EEEEEE"/>
                <w:left w:val="none" w:sz="0" w:space="0" w:color="auto"/>
                <w:bottom w:val="single" w:sz="6" w:space="6" w:color="EEEEEE"/>
                <w:right w:val="none" w:sz="0" w:space="0" w:color="auto"/>
              </w:divBdr>
            </w:div>
          </w:divsChild>
        </w:div>
      </w:divsChild>
    </w:div>
    <w:div w:id="646473041">
      <w:bodyDiv w:val="1"/>
      <w:marLeft w:val="0"/>
      <w:marRight w:val="0"/>
      <w:marTop w:val="0"/>
      <w:marBottom w:val="0"/>
      <w:divBdr>
        <w:top w:val="none" w:sz="0" w:space="0" w:color="auto"/>
        <w:left w:val="none" w:sz="0" w:space="0" w:color="auto"/>
        <w:bottom w:val="none" w:sz="0" w:space="0" w:color="auto"/>
        <w:right w:val="none" w:sz="0" w:space="0" w:color="auto"/>
      </w:divBdr>
    </w:div>
    <w:div w:id="761101452">
      <w:bodyDiv w:val="1"/>
      <w:marLeft w:val="0"/>
      <w:marRight w:val="0"/>
      <w:marTop w:val="0"/>
      <w:marBottom w:val="0"/>
      <w:divBdr>
        <w:top w:val="none" w:sz="0" w:space="0" w:color="auto"/>
        <w:left w:val="none" w:sz="0" w:space="0" w:color="auto"/>
        <w:bottom w:val="none" w:sz="0" w:space="0" w:color="auto"/>
        <w:right w:val="none" w:sz="0" w:space="0" w:color="auto"/>
      </w:divBdr>
    </w:div>
    <w:div w:id="833103714">
      <w:bodyDiv w:val="1"/>
      <w:marLeft w:val="0"/>
      <w:marRight w:val="0"/>
      <w:marTop w:val="0"/>
      <w:marBottom w:val="0"/>
      <w:divBdr>
        <w:top w:val="none" w:sz="0" w:space="0" w:color="auto"/>
        <w:left w:val="none" w:sz="0" w:space="0" w:color="auto"/>
        <w:bottom w:val="none" w:sz="0" w:space="0" w:color="auto"/>
        <w:right w:val="none" w:sz="0" w:space="0" w:color="auto"/>
      </w:divBdr>
    </w:div>
    <w:div w:id="886376886">
      <w:bodyDiv w:val="1"/>
      <w:marLeft w:val="0"/>
      <w:marRight w:val="0"/>
      <w:marTop w:val="0"/>
      <w:marBottom w:val="0"/>
      <w:divBdr>
        <w:top w:val="none" w:sz="0" w:space="0" w:color="auto"/>
        <w:left w:val="none" w:sz="0" w:space="0" w:color="auto"/>
        <w:bottom w:val="none" w:sz="0" w:space="0" w:color="auto"/>
        <w:right w:val="none" w:sz="0" w:space="0" w:color="auto"/>
      </w:divBdr>
    </w:div>
    <w:div w:id="975571468">
      <w:bodyDiv w:val="1"/>
      <w:marLeft w:val="0"/>
      <w:marRight w:val="0"/>
      <w:marTop w:val="0"/>
      <w:marBottom w:val="0"/>
      <w:divBdr>
        <w:top w:val="none" w:sz="0" w:space="0" w:color="auto"/>
        <w:left w:val="none" w:sz="0" w:space="0" w:color="auto"/>
        <w:bottom w:val="none" w:sz="0" w:space="0" w:color="auto"/>
        <w:right w:val="none" w:sz="0" w:space="0" w:color="auto"/>
      </w:divBdr>
    </w:div>
    <w:div w:id="1034501074">
      <w:bodyDiv w:val="1"/>
      <w:marLeft w:val="0"/>
      <w:marRight w:val="0"/>
      <w:marTop w:val="0"/>
      <w:marBottom w:val="0"/>
      <w:divBdr>
        <w:top w:val="none" w:sz="0" w:space="0" w:color="auto"/>
        <w:left w:val="none" w:sz="0" w:space="0" w:color="auto"/>
        <w:bottom w:val="none" w:sz="0" w:space="0" w:color="auto"/>
        <w:right w:val="none" w:sz="0" w:space="0" w:color="auto"/>
      </w:divBdr>
    </w:div>
    <w:div w:id="1053432226">
      <w:bodyDiv w:val="1"/>
      <w:marLeft w:val="0"/>
      <w:marRight w:val="0"/>
      <w:marTop w:val="0"/>
      <w:marBottom w:val="0"/>
      <w:divBdr>
        <w:top w:val="none" w:sz="0" w:space="0" w:color="auto"/>
        <w:left w:val="none" w:sz="0" w:space="0" w:color="auto"/>
        <w:bottom w:val="none" w:sz="0" w:space="0" w:color="auto"/>
        <w:right w:val="none" w:sz="0" w:space="0" w:color="auto"/>
      </w:divBdr>
    </w:div>
    <w:div w:id="1067918053">
      <w:bodyDiv w:val="1"/>
      <w:marLeft w:val="0"/>
      <w:marRight w:val="0"/>
      <w:marTop w:val="0"/>
      <w:marBottom w:val="0"/>
      <w:divBdr>
        <w:top w:val="none" w:sz="0" w:space="0" w:color="auto"/>
        <w:left w:val="none" w:sz="0" w:space="0" w:color="auto"/>
        <w:bottom w:val="none" w:sz="0" w:space="0" w:color="auto"/>
        <w:right w:val="none" w:sz="0" w:space="0" w:color="auto"/>
      </w:divBdr>
    </w:div>
    <w:div w:id="1124079024">
      <w:bodyDiv w:val="1"/>
      <w:marLeft w:val="0"/>
      <w:marRight w:val="0"/>
      <w:marTop w:val="0"/>
      <w:marBottom w:val="0"/>
      <w:divBdr>
        <w:top w:val="none" w:sz="0" w:space="0" w:color="auto"/>
        <w:left w:val="none" w:sz="0" w:space="0" w:color="auto"/>
        <w:bottom w:val="none" w:sz="0" w:space="0" w:color="auto"/>
        <w:right w:val="none" w:sz="0" w:space="0" w:color="auto"/>
      </w:divBdr>
    </w:div>
    <w:div w:id="1171943352">
      <w:bodyDiv w:val="1"/>
      <w:marLeft w:val="0"/>
      <w:marRight w:val="0"/>
      <w:marTop w:val="0"/>
      <w:marBottom w:val="0"/>
      <w:divBdr>
        <w:top w:val="none" w:sz="0" w:space="0" w:color="auto"/>
        <w:left w:val="none" w:sz="0" w:space="0" w:color="auto"/>
        <w:bottom w:val="none" w:sz="0" w:space="0" w:color="auto"/>
        <w:right w:val="none" w:sz="0" w:space="0" w:color="auto"/>
      </w:divBdr>
    </w:div>
    <w:div w:id="1183711558">
      <w:bodyDiv w:val="1"/>
      <w:marLeft w:val="0"/>
      <w:marRight w:val="0"/>
      <w:marTop w:val="0"/>
      <w:marBottom w:val="0"/>
      <w:divBdr>
        <w:top w:val="none" w:sz="0" w:space="0" w:color="auto"/>
        <w:left w:val="none" w:sz="0" w:space="0" w:color="auto"/>
        <w:bottom w:val="none" w:sz="0" w:space="0" w:color="auto"/>
        <w:right w:val="none" w:sz="0" w:space="0" w:color="auto"/>
      </w:divBdr>
    </w:div>
    <w:div w:id="1214736036">
      <w:bodyDiv w:val="1"/>
      <w:marLeft w:val="0"/>
      <w:marRight w:val="0"/>
      <w:marTop w:val="0"/>
      <w:marBottom w:val="0"/>
      <w:divBdr>
        <w:top w:val="none" w:sz="0" w:space="0" w:color="auto"/>
        <w:left w:val="none" w:sz="0" w:space="0" w:color="auto"/>
        <w:bottom w:val="none" w:sz="0" w:space="0" w:color="auto"/>
        <w:right w:val="none" w:sz="0" w:space="0" w:color="auto"/>
      </w:divBdr>
    </w:div>
    <w:div w:id="1240363238">
      <w:bodyDiv w:val="1"/>
      <w:marLeft w:val="0"/>
      <w:marRight w:val="0"/>
      <w:marTop w:val="0"/>
      <w:marBottom w:val="0"/>
      <w:divBdr>
        <w:top w:val="none" w:sz="0" w:space="0" w:color="auto"/>
        <w:left w:val="none" w:sz="0" w:space="0" w:color="auto"/>
        <w:bottom w:val="none" w:sz="0" w:space="0" w:color="auto"/>
        <w:right w:val="none" w:sz="0" w:space="0" w:color="auto"/>
      </w:divBdr>
    </w:div>
    <w:div w:id="1268269762">
      <w:bodyDiv w:val="1"/>
      <w:marLeft w:val="0"/>
      <w:marRight w:val="0"/>
      <w:marTop w:val="0"/>
      <w:marBottom w:val="0"/>
      <w:divBdr>
        <w:top w:val="none" w:sz="0" w:space="0" w:color="auto"/>
        <w:left w:val="none" w:sz="0" w:space="0" w:color="auto"/>
        <w:bottom w:val="none" w:sz="0" w:space="0" w:color="auto"/>
        <w:right w:val="none" w:sz="0" w:space="0" w:color="auto"/>
      </w:divBdr>
    </w:div>
    <w:div w:id="1299728221">
      <w:bodyDiv w:val="1"/>
      <w:marLeft w:val="0"/>
      <w:marRight w:val="0"/>
      <w:marTop w:val="0"/>
      <w:marBottom w:val="0"/>
      <w:divBdr>
        <w:top w:val="none" w:sz="0" w:space="0" w:color="auto"/>
        <w:left w:val="none" w:sz="0" w:space="0" w:color="auto"/>
        <w:bottom w:val="none" w:sz="0" w:space="0" w:color="auto"/>
        <w:right w:val="none" w:sz="0" w:space="0" w:color="auto"/>
      </w:divBdr>
    </w:div>
    <w:div w:id="1327243444">
      <w:bodyDiv w:val="1"/>
      <w:marLeft w:val="0"/>
      <w:marRight w:val="0"/>
      <w:marTop w:val="0"/>
      <w:marBottom w:val="0"/>
      <w:divBdr>
        <w:top w:val="none" w:sz="0" w:space="0" w:color="auto"/>
        <w:left w:val="none" w:sz="0" w:space="0" w:color="auto"/>
        <w:bottom w:val="none" w:sz="0" w:space="0" w:color="auto"/>
        <w:right w:val="none" w:sz="0" w:space="0" w:color="auto"/>
      </w:divBdr>
    </w:div>
    <w:div w:id="1337733935">
      <w:bodyDiv w:val="1"/>
      <w:marLeft w:val="0"/>
      <w:marRight w:val="0"/>
      <w:marTop w:val="0"/>
      <w:marBottom w:val="0"/>
      <w:divBdr>
        <w:top w:val="none" w:sz="0" w:space="0" w:color="auto"/>
        <w:left w:val="none" w:sz="0" w:space="0" w:color="auto"/>
        <w:bottom w:val="none" w:sz="0" w:space="0" w:color="auto"/>
        <w:right w:val="none" w:sz="0" w:space="0" w:color="auto"/>
      </w:divBdr>
    </w:div>
    <w:div w:id="1374772835">
      <w:bodyDiv w:val="1"/>
      <w:marLeft w:val="0"/>
      <w:marRight w:val="0"/>
      <w:marTop w:val="0"/>
      <w:marBottom w:val="0"/>
      <w:divBdr>
        <w:top w:val="none" w:sz="0" w:space="0" w:color="auto"/>
        <w:left w:val="none" w:sz="0" w:space="0" w:color="auto"/>
        <w:bottom w:val="none" w:sz="0" w:space="0" w:color="auto"/>
        <w:right w:val="none" w:sz="0" w:space="0" w:color="auto"/>
      </w:divBdr>
    </w:div>
    <w:div w:id="1442455158">
      <w:bodyDiv w:val="1"/>
      <w:marLeft w:val="0"/>
      <w:marRight w:val="0"/>
      <w:marTop w:val="0"/>
      <w:marBottom w:val="0"/>
      <w:divBdr>
        <w:top w:val="none" w:sz="0" w:space="0" w:color="auto"/>
        <w:left w:val="none" w:sz="0" w:space="0" w:color="auto"/>
        <w:bottom w:val="none" w:sz="0" w:space="0" w:color="auto"/>
        <w:right w:val="none" w:sz="0" w:space="0" w:color="auto"/>
      </w:divBdr>
    </w:div>
    <w:div w:id="1446928875">
      <w:bodyDiv w:val="1"/>
      <w:marLeft w:val="0"/>
      <w:marRight w:val="0"/>
      <w:marTop w:val="0"/>
      <w:marBottom w:val="0"/>
      <w:divBdr>
        <w:top w:val="none" w:sz="0" w:space="0" w:color="auto"/>
        <w:left w:val="none" w:sz="0" w:space="0" w:color="auto"/>
        <w:bottom w:val="none" w:sz="0" w:space="0" w:color="auto"/>
        <w:right w:val="none" w:sz="0" w:space="0" w:color="auto"/>
      </w:divBdr>
    </w:div>
    <w:div w:id="1474635250">
      <w:bodyDiv w:val="1"/>
      <w:marLeft w:val="0"/>
      <w:marRight w:val="0"/>
      <w:marTop w:val="0"/>
      <w:marBottom w:val="0"/>
      <w:divBdr>
        <w:top w:val="none" w:sz="0" w:space="0" w:color="auto"/>
        <w:left w:val="none" w:sz="0" w:space="0" w:color="auto"/>
        <w:bottom w:val="none" w:sz="0" w:space="0" w:color="auto"/>
        <w:right w:val="none" w:sz="0" w:space="0" w:color="auto"/>
      </w:divBdr>
    </w:div>
    <w:div w:id="1484470822">
      <w:bodyDiv w:val="1"/>
      <w:marLeft w:val="0"/>
      <w:marRight w:val="0"/>
      <w:marTop w:val="0"/>
      <w:marBottom w:val="0"/>
      <w:divBdr>
        <w:top w:val="none" w:sz="0" w:space="0" w:color="auto"/>
        <w:left w:val="none" w:sz="0" w:space="0" w:color="auto"/>
        <w:bottom w:val="none" w:sz="0" w:space="0" w:color="auto"/>
        <w:right w:val="none" w:sz="0" w:space="0" w:color="auto"/>
      </w:divBdr>
    </w:div>
    <w:div w:id="1585450357">
      <w:bodyDiv w:val="1"/>
      <w:marLeft w:val="0"/>
      <w:marRight w:val="0"/>
      <w:marTop w:val="0"/>
      <w:marBottom w:val="0"/>
      <w:divBdr>
        <w:top w:val="none" w:sz="0" w:space="0" w:color="auto"/>
        <w:left w:val="none" w:sz="0" w:space="0" w:color="auto"/>
        <w:bottom w:val="none" w:sz="0" w:space="0" w:color="auto"/>
        <w:right w:val="none" w:sz="0" w:space="0" w:color="auto"/>
      </w:divBdr>
    </w:div>
    <w:div w:id="1590043797">
      <w:bodyDiv w:val="1"/>
      <w:marLeft w:val="0"/>
      <w:marRight w:val="0"/>
      <w:marTop w:val="0"/>
      <w:marBottom w:val="0"/>
      <w:divBdr>
        <w:top w:val="none" w:sz="0" w:space="0" w:color="auto"/>
        <w:left w:val="none" w:sz="0" w:space="0" w:color="auto"/>
        <w:bottom w:val="none" w:sz="0" w:space="0" w:color="auto"/>
        <w:right w:val="none" w:sz="0" w:space="0" w:color="auto"/>
      </w:divBdr>
    </w:div>
    <w:div w:id="1593510960">
      <w:bodyDiv w:val="1"/>
      <w:marLeft w:val="0"/>
      <w:marRight w:val="0"/>
      <w:marTop w:val="0"/>
      <w:marBottom w:val="0"/>
      <w:divBdr>
        <w:top w:val="none" w:sz="0" w:space="0" w:color="auto"/>
        <w:left w:val="none" w:sz="0" w:space="0" w:color="auto"/>
        <w:bottom w:val="none" w:sz="0" w:space="0" w:color="auto"/>
        <w:right w:val="none" w:sz="0" w:space="0" w:color="auto"/>
      </w:divBdr>
    </w:div>
    <w:div w:id="1690452908">
      <w:bodyDiv w:val="1"/>
      <w:marLeft w:val="0"/>
      <w:marRight w:val="0"/>
      <w:marTop w:val="0"/>
      <w:marBottom w:val="0"/>
      <w:divBdr>
        <w:top w:val="none" w:sz="0" w:space="0" w:color="auto"/>
        <w:left w:val="none" w:sz="0" w:space="0" w:color="auto"/>
        <w:bottom w:val="none" w:sz="0" w:space="0" w:color="auto"/>
        <w:right w:val="none" w:sz="0" w:space="0" w:color="auto"/>
      </w:divBdr>
    </w:div>
    <w:div w:id="1719039790">
      <w:bodyDiv w:val="1"/>
      <w:marLeft w:val="0"/>
      <w:marRight w:val="0"/>
      <w:marTop w:val="0"/>
      <w:marBottom w:val="0"/>
      <w:divBdr>
        <w:top w:val="none" w:sz="0" w:space="0" w:color="auto"/>
        <w:left w:val="none" w:sz="0" w:space="0" w:color="auto"/>
        <w:bottom w:val="none" w:sz="0" w:space="0" w:color="auto"/>
        <w:right w:val="none" w:sz="0" w:space="0" w:color="auto"/>
      </w:divBdr>
    </w:div>
    <w:div w:id="1731147351">
      <w:bodyDiv w:val="1"/>
      <w:marLeft w:val="0"/>
      <w:marRight w:val="0"/>
      <w:marTop w:val="0"/>
      <w:marBottom w:val="0"/>
      <w:divBdr>
        <w:top w:val="none" w:sz="0" w:space="0" w:color="auto"/>
        <w:left w:val="none" w:sz="0" w:space="0" w:color="auto"/>
        <w:bottom w:val="none" w:sz="0" w:space="0" w:color="auto"/>
        <w:right w:val="none" w:sz="0" w:space="0" w:color="auto"/>
      </w:divBdr>
    </w:div>
    <w:div w:id="1748456351">
      <w:bodyDiv w:val="1"/>
      <w:marLeft w:val="0"/>
      <w:marRight w:val="0"/>
      <w:marTop w:val="0"/>
      <w:marBottom w:val="0"/>
      <w:divBdr>
        <w:top w:val="none" w:sz="0" w:space="0" w:color="auto"/>
        <w:left w:val="none" w:sz="0" w:space="0" w:color="auto"/>
        <w:bottom w:val="none" w:sz="0" w:space="0" w:color="auto"/>
        <w:right w:val="none" w:sz="0" w:space="0" w:color="auto"/>
      </w:divBdr>
    </w:div>
    <w:div w:id="1765766822">
      <w:bodyDiv w:val="1"/>
      <w:marLeft w:val="0"/>
      <w:marRight w:val="0"/>
      <w:marTop w:val="0"/>
      <w:marBottom w:val="0"/>
      <w:divBdr>
        <w:top w:val="none" w:sz="0" w:space="0" w:color="auto"/>
        <w:left w:val="none" w:sz="0" w:space="0" w:color="auto"/>
        <w:bottom w:val="none" w:sz="0" w:space="0" w:color="auto"/>
        <w:right w:val="none" w:sz="0" w:space="0" w:color="auto"/>
      </w:divBdr>
    </w:div>
    <w:div w:id="1776948189">
      <w:bodyDiv w:val="1"/>
      <w:marLeft w:val="0"/>
      <w:marRight w:val="0"/>
      <w:marTop w:val="0"/>
      <w:marBottom w:val="0"/>
      <w:divBdr>
        <w:top w:val="none" w:sz="0" w:space="0" w:color="auto"/>
        <w:left w:val="none" w:sz="0" w:space="0" w:color="auto"/>
        <w:bottom w:val="none" w:sz="0" w:space="0" w:color="auto"/>
        <w:right w:val="none" w:sz="0" w:space="0" w:color="auto"/>
      </w:divBdr>
    </w:div>
    <w:div w:id="1849832299">
      <w:bodyDiv w:val="1"/>
      <w:marLeft w:val="0"/>
      <w:marRight w:val="0"/>
      <w:marTop w:val="0"/>
      <w:marBottom w:val="0"/>
      <w:divBdr>
        <w:top w:val="none" w:sz="0" w:space="0" w:color="auto"/>
        <w:left w:val="none" w:sz="0" w:space="0" w:color="auto"/>
        <w:bottom w:val="none" w:sz="0" w:space="0" w:color="auto"/>
        <w:right w:val="none" w:sz="0" w:space="0" w:color="auto"/>
      </w:divBdr>
    </w:div>
    <w:div w:id="1856653096">
      <w:bodyDiv w:val="1"/>
      <w:marLeft w:val="0"/>
      <w:marRight w:val="0"/>
      <w:marTop w:val="0"/>
      <w:marBottom w:val="0"/>
      <w:divBdr>
        <w:top w:val="none" w:sz="0" w:space="0" w:color="auto"/>
        <w:left w:val="none" w:sz="0" w:space="0" w:color="auto"/>
        <w:bottom w:val="none" w:sz="0" w:space="0" w:color="auto"/>
        <w:right w:val="none" w:sz="0" w:space="0" w:color="auto"/>
      </w:divBdr>
    </w:div>
    <w:div w:id="1873880685">
      <w:bodyDiv w:val="1"/>
      <w:marLeft w:val="0"/>
      <w:marRight w:val="0"/>
      <w:marTop w:val="0"/>
      <w:marBottom w:val="0"/>
      <w:divBdr>
        <w:top w:val="none" w:sz="0" w:space="0" w:color="auto"/>
        <w:left w:val="none" w:sz="0" w:space="0" w:color="auto"/>
        <w:bottom w:val="none" w:sz="0" w:space="0" w:color="auto"/>
        <w:right w:val="none" w:sz="0" w:space="0" w:color="auto"/>
      </w:divBdr>
    </w:div>
    <w:div w:id="1889686699">
      <w:bodyDiv w:val="1"/>
      <w:marLeft w:val="0"/>
      <w:marRight w:val="0"/>
      <w:marTop w:val="0"/>
      <w:marBottom w:val="0"/>
      <w:divBdr>
        <w:top w:val="none" w:sz="0" w:space="0" w:color="auto"/>
        <w:left w:val="none" w:sz="0" w:space="0" w:color="auto"/>
        <w:bottom w:val="none" w:sz="0" w:space="0" w:color="auto"/>
        <w:right w:val="none" w:sz="0" w:space="0" w:color="auto"/>
      </w:divBdr>
    </w:div>
    <w:div w:id="2000036085">
      <w:bodyDiv w:val="1"/>
      <w:marLeft w:val="0"/>
      <w:marRight w:val="0"/>
      <w:marTop w:val="0"/>
      <w:marBottom w:val="0"/>
      <w:divBdr>
        <w:top w:val="none" w:sz="0" w:space="0" w:color="auto"/>
        <w:left w:val="none" w:sz="0" w:space="0" w:color="auto"/>
        <w:bottom w:val="none" w:sz="0" w:space="0" w:color="auto"/>
        <w:right w:val="none" w:sz="0" w:space="0" w:color="auto"/>
      </w:divBdr>
      <w:divsChild>
        <w:div w:id="1585643683">
          <w:marLeft w:val="0"/>
          <w:marRight w:val="0"/>
          <w:marTop w:val="0"/>
          <w:marBottom w:val="0"/>
          <w:divBdr>
            <w:top w:val="none" w:sz="0" w:space="0" w:color="auto"/>
            <w:left w:val="none" w:sz="0" w:space="0" w:color="auto"/>
            <w:bottom w:val="none" w:sz="0" w:space="0" w:color="auto"/>
            <w:right w:val="none" w:sz="0" w:space="0" w:color="auto"/>
          </w:divBdr>
          <w:divsChild>
            <w:div w:id="117528298">
              <w:marLeft w:val="0"/>
              <w:marRight w:val="0"/>
              <w:marTop w:val="0"/>
              <w:marBottom w:val="0"/>
              <w:divBdr>
                <w:top w:val="single" w:sz="6" w:space="6" w:color="EEEEEE"/>
                <w:left w:val="none" w:sz="0" w:space="0" w:color="auto"/>
                <w:bottom w:val="single" w:sz="6" w:space="6" w:color="EEEEEE"/>
                <w:right w:val="none" w:sz="0" w:space="0" w:color="auto"/>
              </w:divBdr>
            </w:div>
          </w:divsChild>
        </w:div>
      </w:divsChild>
    </w:div>
    <w:div w:id="2054650596">
      <w:bodyDiv w:val="1"/>
      <w:marLeft w:val="0"/>
      <w:marRight w:val="0"/>
      <w:marTop w:val="0"/>
      <w:marBottom w:val="0"/>
      <w:divBdr>
        <w:top w:val="none" w:sz="0" w:space="0" w:color="auto"/>
        <w:left w:val="none" w:sz="0" w:space="0" w:color="auto"/>
        <w:bottom w:val="none" w:sz="0" w:space="0" w:color="auto"/>
        <w:right w:val="none" w:sz="0" w:space="0" w:color="auto"/>
      </w:divBdr>
    </w:div>
    <w:div w:id="2074153693">
      <w:bodyDiv w:val="1"/>
      <w:marLeft w:val="0"/>
      <w:marRight w:val="0"/>
      <w:marTop w:val="0"/>
      <w:marBottom w:val="0"/>
      <w:divBdr>
        <w:top w:val="none" w:sz="0" w:space="0" w:color="auto"/>
        <w:left w:val="none" w:sz="0" w:space="0" w:color="auto"/>
        <w:bottom w:val="none" w:sz="0" w:space="0" w:color="auto"/>
        <w:right w:val="none" w:sz="0" w:space="0" w:color="auto"/>
      </w:divBdr>
    </w:div>
    <w:div w:id="2082556838">
      <w:bodyDiv w:val="1"/>
      <w:marLeft w:val="0"/>
      <w:marRight w:val="0"/>
      <w:marTop w:val="0"/>
      <w:marBottom w:val="0"/>
      <w:divBdr>
        <w:top w:val="none" w:sz="0" w:space="0" w:color="auto"/>
        <w:left w:val="none" w:sz="0" w:space="0" w:color="auto"/>
        <w:bottom w:val="none" w:sz="0" w:space="0" w:color="auto"/>
        <w:right w:val="none" w:sz="0" w:space="0" w:color="auto"/>
      </w:divBdr>
    </w:div>
    <w:div w:id="2092308998">
      <w:bodyDiv w:val="1"/>
      <w:marLeft w:val="0"/>
      <w:marRight w:val="0"/>
      <w:marTop w:val="0"/>
      <w:marBottom w:val="0"/>
      <w:divBdr>
        <w:top w:val="none" w:sz="0" w:space="0" w:color="auto"/>
        <w:left w:val="none" w:sz="0" w:space="0" w:color="auto"/>
        <w:bottom w:val="none" w:sz="0" w:space="0" w:color="auto"/>
        <w:right w:val="none" w:sz="0" w:space="0" w:color="auto"/>
      </w:divBdr>
    </w:div>
    <w:div w:id="2126652414">
      <w:bodyDiv w:val="1"/>
      <w:marLeft w:val="0"/>
      <w:marRight w:val="0"/>
      <w:marTop w:val="0"/>
      <w:marBottom w:val="0"/>
      <w:divBdr>
        <w:top w:val="none" w:sz="0" w:space="0" w:color="auto"/>
        <w:left w:val="none" w:sz="0" w:space="0" w:color="auto"/>
        <w:bottom w:val="none" w:sz="0" w:space="0" w:color="auto"/>
        <w:right w:val="none" w:sz="0" w:space="0" w:color="auto"/>
      </w:divBdr>
      <w:divsChild>
        <w:div w:id="217395824">
          <w:marLeft w:val="0"/>
          <w:marRight w:val="0"/>
          <w:marTop w:val="0"/>
          <w:marBottom w:val="0"/>
          <w:divBdr>
            <w:top w:val="dashed" w:sz="6" w:space="12" w:color="2F6FAB"/>
            <w:left w:val="dashed" w:sz="6" w:space="12" w:color="2F6FAB"/>
            <w:bottom w:val="dashed" w:sz="6" w:space="12" w:color="2F6FAB"/>
            <w:right w:val="dashed" w:sz="6" w:space="12" w:color="2F6FAB"/>
          </w:divBdr>
          <w:divsChild>
            <w:div w:id="1209799565">
              <w:marLeft w:val="0"/>
              <w:marRight w:val="0"/>
              <w:marTop w:val="0"/>
              <w:marBottom w:val="0"/>
              <w:divBdr>
                <w:top w:val="none" w:sz="0" w:space="0" w:color="auto"/>
                <w:left w:val="none" w:sz="0" w:space="0" w:color="auto"/>
                <w:bottom w:val="none" w:sz="0" w:space="0" w:color="auto"/>
                <w:right w:val="none" w:sz="0" w:space="0" w:color="auto"/>
              </w:divBdr>
            </w:div>
          </w:divsChild>
        </w:div>
        <w:div w:id="624505970">
          <w:marLeft w:val="0"/>
          <w:marRight w:val="0"/>
          <w:marTop w:val="0"/>
          <w:marBottom w:val="0"/>
          <w:divBdr>
            <w:top w:val="single" w:sz="6" w:space="6" w:color="AAAAAA"/>
            <w:left w:val="single" w:sz="6" w:space="6" w:color="AAAAAA"/>
            <w:bottom w:val="single" w:sz="6" w:space="6" w:color="AAAAAA"/>
            <w:right w:val="single" w:sz="6" w:space="6" w:color="AAAAAA"/>
          </w:divBdr>
        </w:div>
        <w:div w:id="926964669">
          <w:marLeft w:val="0"/>
          <w:marRight w:val="0"/>
          <w:marTop w:val="0"/>
          <w:marBottom w:val="0"/>
          <w:divBdr>
            <w:top w:val="dashed" w:sz="6" w:space="12" w:color="2F6FAB"/>
            <w:left w:val="dashed" w:sz="6" w:space="12" w:color="2F6FAB"/>
            <w:bottom w:val="dashed" w:sz="6" w:space="12" w:color="2F6FAB"/>
            <w:right w:val="dashed" w:sz="6" w:space="12" w:color="2F6FAB"/>
          </w:divBdr>
          <w:divsChild>
            <w:div w:id="408694138">
              <w:marLeft w:val="0"/>
              <w:marRight w:val="0"/>
              <w:marTop w:val="0"/>
              <w:marBottom w:val="0"/>
              <w:divBdr>
                <w:top w:val="none" w:sz="0" w:space="0" w:color="auto"/>
                <w:left w:val="none" w:sz="0" w:space="0" w:color="auto"/>
                <w:bottom w:val="none" w:sz="0" w:space="0" w:color="auto"/>
                <w:right w:val="none" w:sz="0" w:space="0" w:color="auto"/>
              </w:divBdr>
            </w:div>
          </w:divsChild>
        </w:div>
        <w:div w:id="2083326795">
          <w:marLeft w:val="0"/>
          <w:marRight w:val="0"/>
          <w:marTop w:val="0"/>
          <w:marBottom w:val="0"/>
          <w:divBdr>
            <w:top w:val="dashed" w:sz="6" w:space="12" w:color="2F6FAB"/>
            <w:left w:val="dashed" w:sz="6" w:space="12" w:color="2F6FAB"/>
            <w:bottom w:val="dashed" w:sz="6" w:space="12" w:color="2F6FAB"/>
            <w:right w:val="dashed" w:sz="6" w:space="12" w:color="2F6FAB"/>
          </w:divBdr>
          <w:divsChild>
            <w:div w:id="2606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lh6.googleusercontent.com/--ISrOwZxssw/T76ZAA7vXiI/AAAAAAAAEBg/45bNUEjK1cU/s912/CAM00011.jpg" TargetMode="External"/><Relationship Id="rId18" Type="http://schemas.openxmlformats.org/officeDocument/2006/relationships/image" Target="media/image7.jpeg"/><Relationship Id="rId26" Type="http://schemas.openxmlformats.org/officeDocument/2006/relationships/image" Target="media/image12.png"/><Relationship Id="rId21" Type="http://schemas.openxmlformats.org/officeDocument/2006/relationships/hyperlink" Target="https://lh5.googleusercontent.com/-0HUERRb0R-c/T76ZBkao5RI/AAAAAAAAEB0/WM0MMti6H3M/s912/CAM00041.jpg" TargetMode="External"/><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lh3.googleusercontent.com/-S2myg8h7T7M/T76ZAj8GRII/AAAAAAAAEBk/LmZapreckeY/s912/CAM00037.jpg" TargetMode="External"/><Relationship Id="rId25" Type="http://schemas.openxmlformats.org/officeDocument/2006/relationships/image" Target="media/image11.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h4.googleusercontent.com/-2V9vogI-_vI/T76Y7q4TcFI/AAAAAAAAEA0/ZW1IOR3GPL4/s912/CAM00007.jpg" TargetMode="External"/><Relationship Id="rId24" Type="http://schemas.openxmlformats.org/officeDocument/2006/relationships/image" Target="media/image10.jpe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lh6.googleusercontent.com/-cGmp-d2rI4A/T76Y-UYaVoI/AAAAAAAAEBQ/6AvF16-RFwI/s912/CAM00032.jpg" TargetMode="External"/><Relationship Id="rId23" Type="http://schemas.openxmlformats.org/officeDocument/2006/relationships/hyperlink" Target="https://lh6.googleusercontent.com/-ReATZ4oFYNs/T76Y7ENPIUI/AAAAAAAAEAw/Wp84aVeP7-Q/s912/CAM00005.jpg" TargetMode="External"/><Relationship Id="rId28" Type="http://schemas.openxmlformats.org/officeDocument/2006/relationships/image" Target="media/image14.png"/><Relationship Id="rId36" Type="http://schemas.microsoft.com/office/2011/relationships/people" Target="people.xml"/><Relationship Id="rId10" Type="http://schemas.openxmlformats.org/officeDocument/2006/relationships/image" Target="media/image3.jpeg"/><Relationship Id="rId19" Type="http://schemas.openxmlformats.org/officeDocument/2006/relationships/hyperlink" Target="https://lh5.googleusercontent.com/--YZuDe5ZGDU/T76ZAwqD56I/AAAAAAAAEBo/qjcDZ1LL3Zk/s912/CAM00038.jpg"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BF6E6798-BA48-4373-A61C-58508A66B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937</TotalTime>
  <Pages>23</Pages>
  <Words>4101</Words>
  <Characters>23381</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vt:lpstr>
    </vt:vector>
  </TitlesOfParts>
  <Company>Grizli777</Company>
  <LinksUpToDate>false</LinksUpToDate>
  <CharactersWithSpaces>27428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Sviridyuk</dc:creator>
  <cp:keywords/>
  <dc:description/>
  <cp:lastModifiedBy>ASD</cp:lastModifiedBy>
  <cp:revision>29</cp:revision>
  <cp:lastPrinted>2014-06-24T07:55:00Z</cp:lastPrinted>
  <dcterms:created xsi:type="dcterms:W3CDTF">2016-05-25T09:52:00Z</dcterms:created>
  <dcterms:modified xsi:type="dcterms:W3CDTF">2016-05-26T20:10:00Z</dcterms:modified>
</cp:coreProperties>
</file>